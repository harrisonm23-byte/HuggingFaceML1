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EB045E" w14:textId="707E38BA" w:rsidR="00F159A2" w:rsidRDefault="00E8464A">
      <w:pPr>
        <w:pStyle w:val="Title"/>
      </w:pPr>
      <w:r>
        <w:t>A Push Down the Mountain</w:t>
      </w:r>
      <w:r>
        <w:br/>
      </w:r>
      <w:r w:rsidR="005905FC">
        <w:br/>
      </w:r>
      <w:r>
        <w:t>Gain, Loss, Praise and Blame in Long-Horizon AI Financial Misconduct</w:t>
      </w:r>
    </w:p>
    <w:p w14:paraId="15135C1F" w14:textId="77777777" w:rsidR="00F159A2" w:rsidRDefault="00000000">
      <w:pPr>
        <w:pStyle w:val="Author"/>
      </w:pPr>
      <w:r>
        <w:t>Harrison C. Margolin</w:t>
      </w:r>
    </w:p>
    <w:p w14:paraId="22C1E02A" w14:textId="77777777" w:rsidR="00F159A2" w:rsidRDefault="00000000" w:rsidP="005905FC">
      <w:pPr>
        <w:pStyle w:val="Date"/>
      </w:pPr>
      <w:r>
        <w:t>October 2</w:t>
      </w:r>
      <w:r w:rsidR="005905FC">
        <w:t>4</w:t>
      </w:r>
      <w:r>
        <w:t>, 202</w:t>
      </w:r>
      <w:r w:rsidR="005905FC">
        <w:t>6</w:t>
      </w:r>
    </w:p>
    <w:p w14:paraId="02C16901" w14:textId="77777777" w:rsidR="00F159A2" w:rsidRDefault="00000000">
      <w:pPr>
        <w:pStyle w:val="AbstractTitle"/>
      </w:pPr>
      <w:r>
        <w:t>Abstract</w:t>
      </w:r>
    </w:p>
    <w:p w14:paraId="50E5F240" w14:textId="77777777" w:rsidR="00F159A2" w:rsidRDefault="00000000">
      <w:pPr>
        <w:pStyle w:val="Abstract"/>
      </w:pPr>
      <w:r>
        <w:t xml:space="preserve">Language model agents increasingly act over long horizons, completing tasks by communicating with other parties (AI or human), and reviewing their own </w:t>
      </w:r>
      <w:r w:rsidR="006C6F26">
        <w:t>internal</w:t>
      </w:r>
      <w:r>
        <w:t xml:space="preserve"> reasoning. Behavioral economics identifies levers that influence human decisions, </w:t>
      </w:r>
      <w:r w:rsidR="006C6F26">
        <w:t xml:space="preserve">including </w:t>
      </w:r>
      <w:r>
        <w:t xml:space="preserve">whether stakes are interpreted through a lens of loss-aversion or gain-seeking. </w:t>
      </w:r>
      <w:r w:rsidR="006C6F26">
        <w:t xml:space="preserve">Likewise, human </w:t>
      </w:r>
      <w:r>
        <w:t>psychology often focuses on who bears responsibility for a communal outcome</w:t>
      </w:r>
      <w:r w:rsidR="006C6F26">
        <w:t>,</w:t>
      </w:r>
      <w:r>
        <w:t xml:space="preserve"> and what others are doing.</w:t>
      </w:r>
    </w:p>
    <w:p w14:paraId="208B6582" w14:textId="5798737D" w:rsidR="00A54AD1" w:rsidRPr="00A54AD1" w:rsidRDefault="00000000">
      <w:pPr>
        <w:pStyle w:val="Abstract"/>
        <w:rPr>
          <w:sz w:val="2"/>
          <w:szCs w:val="2"/>
        </w:rPr>
      </w:pPr>
      <w:r>
        <w:t xml:space="preserve">We ask whether </w:t>
      </w:r>
      <w:r w:rsidR="006C6F26">
        <w:t xml:space="preserve">the same </w:t>
      </w:r>
      <w:r>
        <w:t xml:space="preserve">levers </w:t>
      </w:r>
      <w:r w:rsidR="006C6F26">
        <w:t xml:space="preserve">can </w:t>
      </w:r>
      <w:r>
        <w:t>move an AI agent toward collusion</w:t>
      </w:r>
      <w:r w:rsidR="006C6F26">
        <w:t xml:space="preserve"> in a simulated commodities market;</w:t>
      </w:r>
      <w:r>
        <w:t xml:space="preserve"> whether </w:t>
      </w:r>
      <w:r w:rsidR="006C6F26">
        <w:t>the framing of a</w:t>
      </w:r>
      <w:r>
        <w:t xml:space="preserve"> counterparty</w:t>
      </w:r>
      <w:r w:rsidR="006C6F26">
        <w:t xml:space="preserve">’s </w:t>
      </w:r>
      <w:r>
        <w:t xml:space="preserve">requests </w:t>
      </w:r>
      <w:r w:rsidR="006C6F26">
        <w:t>influence</w:t>
      </w:r>
      <w:r>
        <w:t xml:space="preserve"> an agent’s long-run decision making</w:t>
      </w:r>
      <w:r w:rsidR="006C6F26">
        <w:t xml:space="preserve"> </w:t>
      </w:r>
      <w:r>
        <w:t xml:space="preserve">or </w:t>
      </w:r>
      <w:r w:rsidR="006C6F26">
        <w:t xml:space="preserve">even motivate it to </w:t>
      </w:r>
      <w:r>
        <w:t xml:space="preserve">participate in </w:t>
      </w:r>
      <w:r w:rsidR="006C6F26">
        <w:t xml:space="preserve">the </w:t>
      </w:r>
      <w:r>
        <w:t>requested misconduct.</w:t>
      </w:r>
      <w:r w:rsidR="00A13F12">
        <w:t xml:space="preserve"> </w:t>
      </w:r>
      <w:r w:rsidR="00A13F12">
        <w:br/>
      </w:r>
      <w:r w:rsidR="00A13F12">
        <w:br/>
      </w:r>
      <w:r>
        <w:t>We place an open-weights model (Gemma 3 12B) in the seat of a bank’s silver trading desk</w:t>
      </w:r>
      <w:r w:rsidR="006C6F26">
        <w:t xml:space="preserve"> in a simulation built</w:t>
      </w:r>
      <w:r>
        <w:t xml:space="preserve"> from real </w:t>
      </w:r>
      <w:r w:rsidR="006C6F26">
        <w:t>transcript</w:t>
      </w:r>
      <w:r>
        <w:t xml:space="preserve"> </w:t>
      </w:r>
      <w:r w:rsidR="006C6F26">
        <w:t>of</w:t>
      </w:r>
      <w:r>
        <w:t xml:space="preserve"> the London silver-fixing litigation. Each </w:t>
      </w:r>
      <w:r w:rsidR="006C6F26">
        <w:t>“</w:t>
      </w:r>
      <w:r>
        <w:t>career</w:t>
      </w:r>
      <w:r w:rsidR="006C6F26">
        <w:t>”</w:t>
      </w:r>
      <w:r>
        <w:t xml:space="preserve"> covers 34 chat days and </w:t>
      </w:r>
      <w:r w:rsidR="006C6F26">
        <w:t>5</w:t>
      </w:r>
      <w:r>
        <w:t xml:space="preserve"> trading days</w:t>
      </w:r>
      <w:r w:rsidR="006C6F26">
        <w:t xml:space="preserve">, </w:t>
      </w:r>
      <w:r>
        <w:t xml:space="preserve">replayed </w:t>
      </w:r>
      <w:r w:rsidR="006C6F26">
        <w:t xml:space="preserve">on real </w:t>
      </w:r>
      <w:r>
        <w:t xml:space="preserve">2011 </w:t>
      </w:r>
      <w:r w:rsidR="006C6F26">
        <w:t xml:space="preserve">silver </w:t>
      </w:r>
      <w:r>
        <w:t>price</w:t>
      </w:r>
      <w:r w:rsidR="006C6F26">
        <w:t xml:space="preserve"> action</w:t>
      </w:r>
      <w:r>
        <w:t xml:space="preserve">, in one conversation of about 40,000 tokens, during which a counterparty (UBS) asks the agent (Deutsche Bank) to illegally collude on the price of silver. </w:t>
      </w:r>
      <w:r w:rsidR="006C6F26">
        <w:br/>
      </w:r>
      <w:r w:rsidR="006C6F26">
        <w:br/>
      </w:r>
      <w:r>
        <w:t>Across 290 careers, we vary how UBS’s requests are framed (loss</w:t>
      </w:r>
      <w:r w:rsidR="006C6F26">
        <w:t xml:space="preserve"> vs.</w:t>
      </w:r>
      <w:r>
        <w:t xml:space="preserve"> gain), whether it pins the outcome on the agent itself (blame for a loss, credit for a gain), and whether adding a second bank</w:t>
      </w:r>
      <w:r w:rsidR="006C6F26">
        <w:t xml:space="preserve"> to</w:t>
      </w:r>
      <w:r>
        <w:t xml:space="preserve"> </w:t>
      </w:r>
      <w:r w:rsidR="006C6F26">
        <w:t>endorse</w:t>
      </w:r>
      <w:r>
        <w:t xml:space="preserve"> the scheme influence</w:t>
      </w:r>
      <w:r w:rsidR="006C6F26">
        <w:t>s</w:t>
      </w:r>
      <w:r>
        <w:t xml:space="preserve"> the agent</w:t>
      </w:r>
      <w:r w:rsidR="006C6F26">
        <w:t>’s participation</w:t>
      </w:r>
      <w:r>
        <w:t>.</w:t>
      </w:r>
      <w:r w:rsidR="006C6F26" w:rsidRPr="006C6F26">
        <w:t xml:space="preserve"> </w:t>
      </w:r>
      <w:r w:rsidR="006C6F26">
        <w:t>We also toggle varied management reports (loss vs. gain) prior to the simulation.</w:t>
      </w:r>
      <w:r w:rsidR="00A54AD1">
        <w:br/>
      </w:r>
      <w:r w:rsidR="00A54AD1">
        <w:br/>
      </w:r>
    </w:p>
    <w:p w14:paraId="1EC1F80E" w14:textId="77777777" w:rsidR="00A54AD1" w:rsidRDefault="00A54AD1" w:rsidP="00A54AD1">
      <w:pPr>
        <w:pStyle w:val="Abstract"/>
      </w:pPr>
      <w:r>
        <w:t>Figure 1.</w:t>
      </w:r>
      <w:r w:rsidR="00661005">
        <w:t xml:space="preserve">                     </w:t>
      </w:r>
      <w:r>
        <w:t xml:space="preserve"> </w:t>
      </w:r>
      <w:r>
        <w:rPr>
          <w:noProof/>
        </w:rPr>
        <w:drawing>
          <wp:inline distT="0" distB="0" distL="0" distR="0" wp14:anchorId="22F0E47B" wp14:editId="7BFFCA2F">
            <wp:extent cx="3582954" cy="1596043"/>
            <wp:effectExtent l="0" t="0" r="0" b="0"/>
            <wp:docPr id="166227382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descr="figure1.png"/>
                    <pic:cNvPicPr>
                      <a:picLocks noChangeAspect="1" noChangeArrowheads="1"/>
                    </pic:cNvPicPr>
                  </pic:nvPicPr>
                  <pic:blipFill>
                    <a:blip r:embed="rId7"/>
                    <a:stretch>
                      <a:fillRect/>
                    </a:stretch>
                  </pic:blipFill>
                  <pic:spPr bwMode="auto">
                    <a:xfrm>
                      <a:off x="0" y="0"/>
                      <a:ext cx="3617525" cy="1611443"/>
                    </a:xfrm>
                    <a:prstGeom prst="rect">
                      <a:avLst/>
                    </a:prstGeom>
                    <a:noFill/>
                    <a:ln w="9525">
                      <a:noFill/>
                      <a:headEnd/>
                      <a:tailEnd/>
                    </a:ln>
                  </pic:spPr>
                </pic:pic>
              </a:graphicData>
            </a:graphic>
          </wp:inline>
        </w:drawing>
      </w:r>
    </w:p>
    <w:p w14:paraId="12560409" w14:textId="77777777" w:rsidR="00F159A2" w:rsidRDefault="00A54AD1" w:rsidP="00A54AD1">
      <w:pPr>
        <w:pStyle w:val="Abstract"/>
      </w:pPr>
      <w:r w:rsidRPr="00A54AD1">
        <w:rPr>
          <w:sz w:val="2"/>
          <w:szCs w:val="2"/>
        </w:rPr>
        <w:br/>
      </w:r>
      <w:r>
        <w:t xml:space="preserve">In the preregistered experiment, loss framing raised the rate of participation from 5% to 25%, and 33% with blame. Loss exceeded gain by 15 points (Holm </w:t>
      </w:r>
      <w:r>
        <w:rPr>
          <w:i/>
          <w:iCs/>
        </w:rPr>
        <w:t>p</w:t>
      </w:r>
      <w:r>
        <w:t xml:space="preserve"> = 0.023; odds ratio 6.9 in a request-level model). A second bank’s endorsement raised the credit framing from 18% to 40% (Holm </w:t>
      </w:r>
      <w:r>
        <w:rPr>
          <w:i/>
          <w:iCs/>
        </w:rPr>
        <w:t>p</w:t>
      </w:r>
      <w:r>
        <w:t xml:space="preserve"> = 0.027). Management’s report of a $4 million loss or gain did not raise collusion-participation but notably raised trading position sizes by 10 to 19 times.</w:t>
      </w:r>
    </w:p>
    <w:p w14:paraId="08E583AC" w14:textId="225F6797" w:rsidR="00F159A2" w:rsidRDefault="00000000">
      <w:pPr>
        <w:pStyle w:val="Abstract"/>
      </w:pPr>
      <w:r>
        <w:t>Inside the model, the framing is visible at the decision, and a signal for the decision itself carries over to requests the model never saw.</w:t>
      </w:r>
    </w:p>
    <w:p w14:paraId="67F90C03" w14:textId="77777777" w:rsidR="00F159A2" w:rsidRDefault="00000000" w:rsidP="00ED53D0">
      <w:pPr>
        <w:pStyle w:val="Heading1"/>
        <w:numPr>
          <w:ilvl w:val="0"/>
          <w:numId w:val="7"/>
        </w:numPr>
      </w:pPr>
      <w:bookmarkStart w:id="0" w:name="introduction"/>
      <w:r>
        <w:lastRenderedPageBreak/>
        <w:t>Introduction</w:t>
      </w:r>
      <w:r w:rsidR="00ED53D0">
        <w:br/>
      </w:r>
    </w:p>
    <w:p w14:paraId="584EC793" w14:textId="77777777" w:rsidR="00F159A2" w:rsidRDefault="00000000">
      <w:pPr>
        <w:pStyle w:val="FirstParagraph"/>
      </w:pPr>
      <w:r>
        <w:t>Behavioral economics establishe</w:t>
      </w:r>
      <w:r w:rsidR="00ED53D0">
        <w:t>s</w:t>
      </w:r>
      <w:r>
        <w:t xml:space="preserve"> that </w:t>
      </w:r>
      <w:r w:rsidR="00ED53D0">
        <w:t>the</w:t>
      </w:r>
      <w:r>
        <w:t xml:space="preserve"> same outcome described as</w:t>
      </w:r>
      <w:r w:rsidR="00ED53D0">
        <w:t xml:space="preserve"> a</w:t>
      </w:r>
      <w:r>
        <w:t xml:space="preserve"> loss rather than a gain </w:t>
      </w:r>
      <w:r w:rsidR="00FA1E59">
        <w:t>can lead</w:t>
      </w:r>
      <w:r>
        <w:t xml:space="preserve"> people to take more risk (Kahneman and Tversky 1979; Tversky and Kahneman 1981)</w:t>
      </w:r>
      <w:r w:rsidR="00ED53D0">
        <w:t xml:space="preserve">, that </w:t>
      </w:r>
      <w:r>
        <w:t xml:space="preserve">people behave differently when </w:t>
      </w:r>
      <w:r w:rsidR="00ED53D0">
        <w:t>outcomes are</w:t>
      </w:r>
      <w:r>
        <w:t xml:space="preserve"> attributed to them </w:t>
      </w:r>
      <w:r w:rsidR="00ED53D0">
        <w:t xml:space="preserve">directly </w:t>
      </w:r>
      <w:r>
        <w:t>(Bartling and Fischbacher 2012)</w:t>
      </w:r>
      <w:r w:rsidR="00ED53D0">
        <w:t>, that what</w:t>
      </w:r>
      <w:r>
        <w:t xml:space="preserve"> </w:t>
      </w:r>
      <w:r w:rsidR="00ED53D0">
        <w:t>one has</w:t>
      </w:r>
      <w:r>
        <w:t xml:space="preserve"> </w:t>
      </w:r>
      <w:r w:rsidR="00ED53D0">
        <w:t>already been won</w:t>
      </w:r>
      <w:r>
        <w:t xml:space="preserve"> or </w:t>
      </w:r>
      <w:r w:rsidR="00ED53D0">
        <w:t>lost</w:t>
      </w:r>
      <w:r>
        <w:t xml:space="preserve"> c</w:t>
      </w:r>
      <w:r w:rsidR="00ED53D0">
        <w:t>an c</w:t>
      </w:r>
      <w:r>
        <w:t>hange</w:t>
      </w:r>
      <w:r w:rsidR="00ED53D0">
        <w:t xml:space="preserve"> their next</w:t>
      </w:r>
      <w:r>
        <w:t xml:space="preserve"> gamble (Thaler and Johnson 1990)</w:t>
      </w:r>
      <w:r w:rsidR="00ED53D0">
        <w:t>,</w:t>
      </w:r>
      <w:r>
        <w:t xml:space="preserve"> and </w:t>
      </w:r>
      <w:r w:rsidR="00ED53D0">
        <w:t>that people</w:t>
      </w:r>
      <w:r>
        <w:t xml:space="preserve"> </w:t>
      </w:r>
      <w:r w:rsidR="00ED53D0">
        <w:t>tend to</w:t>
      </w:r>
      <w:r>
        <w:t xml:space="preserve"> follow what others around them </w:t>
      </w:r>
      <w:r w:rsidR="00ED53D0">
        <w:t xml:space="preserve">are doing </w:t>
      </w:r>
      <w:r>
        <w:t xml:space="preserve">(Asch 1956; Bikhchandani, </w:t>
      </w:r>
      <w:proofErr w:type="spellStart"/>
      <w:r>
        <w:t>Hirshleifer</w:t>
      </w:r>
      <w:proofErr w:type="spellEnd"/>
      <w:r>
        <w:t xml:space="preserve">, and Welch 1992). Markets are where these levers </w:t>
      </w:r>
      <w:r w:rsidR="00ED53D0">
        <w:t xml:space="preserve">often </w:t>
      </w:r>
      <w:r>
        <w:t>erode moral restraint (Falk and Szech 2013).</w:t>
      </w:r>
    </w:p>
    <w:p w14:paraId="614B2F3D" w14:textId="77777777" w:rsidR="00187C1B" w:rsidRDefault="00000000" w:rsidP="00187C1B">
      <w:pPr>
        <w:pStyle w:val="BodyText"/>
      </w:pPr>
      <w:r>
        <w:t xml:space="preserve">AI agents trade, negotiate and procure on others’ behalf. </w:t>
      </w:r>
      <w:r w:rsidR="00ED53D0">
        <w:t>Their c</w:t>
      </w:r>
      <w:r>
        <w:t>ounterparties do not need to change the facts to change a decision</w:t>
      </w:r>
      <w:r w:rsidR="00ED53D0">
        <w:t xml:space="preserve">. They </w:t>
      </w:r>
      <w:r>
        <w:t xml:space="preserve">can change how </w:t>
      </w:r>
      <w:r w:rsidR="00ED53D0">
        <w:t>requests</w:t>
      </w:r>
      <w:r>
        <w:t xml:space="preserve"> are framed, </w:t>
      </w:r>
      <w:r w:rsidR="00ED53D0">
        <w:t>who</w:t>
      </w:r>
      <w:r>
        <w:t xml:space="preserve"> the outcome is </w:t>
      </w:r>
      <w:r w:rsidR="00ED53D0">
        <w:t>pinned on</w:t>
      </w:r>
      <w:r>
        <w:t>, and who else appears</w:t>
      </w:r>
      <w:r w:rsidR="00ED53D0">
        <w:t xml:space="preserve"> to be</w:t>
      </w:r>
      <w:r>
        <w:t xml:space="preserve"> on board. Whether the</w:t>
      </w:r>
      <w:r w:rsidR="00ED53D0">
        <w:t>se</w:t>
      </w:r>
      <w:r>
        <w:t xml:space="preserve"> levers push an </w:t>
      </w:r>
      <w:r w:rsidR="00ED53D0">
        <w:t>AI</w:t>
      </w:r>
      <w:r>
        <w:t xml:space="preserve"> toward market misconduct, and which lever</w:t>
      </w:r>
      <w:r w:rsidR="00ED53D0">
        <w:t>s</w:t>
      </w:r>
      <w:r>
        <w:t xml:space="preserve"> produce which kind of misconduct, has not been tested</w:t>
      </w:r>
      <w:r w:rsidR="00ED53D0">
        <w:t xml:space="preserve">. </w:t>
      </w:r>
      <w:r w:rsidR="00ED53D0">
        <w:br/>
      </w:r>
      <w:r w:rsidR="00ED53D0">
        <w:br/>
      </w:r>
      <w:r>
        <w:t>We test in a setting built from a real cas</w:t>
      </w:r>
      <w:r w:rsidR="00252AAA">
        <w:t>e:</w:t>
      </w:r>
      <w:r>
        <w:t xml:space="preserve"> the London silver-fixing litigation (</w:t>
      </w:r>
      <w:r w:rsidRPr="001B3AA6">
        <w:rPr>
          <w:i/>
          <w:iCs/>
        </w:rPr>
        <w:t>In re London Silver Fixing, Ltd</w:t>
      </w:r>
      <w:r>
        <w:t>.)</w:t>
      </w:r>
      <w:r w:rsidR="00252AAA">
        <w:t>. T</w:t>
      </w:r>
      <w:r>
        <w:t xml:space="preserve">raders </w:t>
      </w:r>
      <w:r w:rsidR="00252AAA">
        <w:t xml:space="preserve">from </w:t>
      </w:r>
      <w:r>
        <w:t xml:space="preserve">several banks coordinated in </w:t>
      </w:r>
      <w:r w:rsidR="00621846">
        <w:t xml:space="preserve">a </w:t>
      </w:r>
      <w:r>
        <w:t>chat</w:t>
      </w:r>
      <w:r w:rsidR="00621846">
        <w:t xml:space="preserve"> group</w:t>
      </w:r>
      <w:r w:rsidR="00252AAA">
        <w:t xml:space="preserve">, agreeing </w:t>
      </w:r>
      <w:r>
        <w:t xml:space="preserve">how wide to quote </w:t>
      </w:r>
      <w:r w:rsidR="00621846">
        <w:t>bids</w:t>
      </w:r>
      <w:r>
        <w:t>, shar</w:t>
      </w:r>
      <w:r w:rsidR="00252AAA">
        <w:t>ing</w:t>
      </w:r>
      <w:r w:rsidR="00621846">
        <w:t xml:space="preserve"> </w:t>
      </w:r>
      <w:r w:rsidR="001B3AA6">
        <w:t>each</w:t>
      </w:r>
      <w:r w:rsidR="00252AAA">
        <w:t xml:space="preserve"> </w:t>
      </w:r>
      <w:r w:rsidR="001B3AA6">
        <w:t>other’s</w:t>
      </w:r>
      <w:r>
        <w:t xml:space="preserve"> positions, and </w:t>
      </w:r>
      <w:r w:rsidR="00621846">
        <w:t xml:space="preserve">together, </w:t>
      </w:r>
      <w:r>
        <w:t>push</w:t>
      </w:r>
      <w:r w:rsidR="00252AAA">
        <w:t>ing</w:t>
      </w:r>
      <w:r>
        <w:t xml:space="preserve"> the price</w:t>
      </w:r>
      <w:r w:rsidR="001B3AA6">
        <w:t xml:space="preserve"> of silver</w:t>
      </w:r>
      <w:r>
        <w:t xml:space="preserve"> through </w:t>
      </w:r>
      <w:r w:rsidR="001B3AA6">
        <w:t>retail traders’</w:t>
      </w:r>
      <w:r>
        <w:t xml:space="preserve"> stop-loss orders, a</w:t>
      </w:r>
      <w:r w:rsidR="001B3AA6">
        <w:t xml:space="preserve"> harmful </w:t>
      </w:r>
      <w:r w:rsidR="00621846">
        <w:t>act</w:t>
      </w:r>
      <w:r>
        <w:t xml:space="preserve"> of trade-based manipulation (</w:t>
      </w:r>
      <w:r w:rsidR="00621846">
        <w:rPr>
          <w:i/>
          <w:iCs/>
        </w:rPr>
        <w:t xml:space="preserve">see </w:t>
      </w:r>
      <w:r w:rsidR="00621846" w:rsidRPr="00621846">
        <w:t>Allen</w:t>
      </w:r>
      <w:r w:rsidR="00621846">
        <w:t xml:space="preserve"> &amp; </w:t>
      </w:r>
      <w:r w:rsidR="00621846" w:rsidRPr="00621846">
        <w:t xml:space="preserve">Gale, Stock-Price Manipulation, The Review of Financial Studies, </w:t>
      </w:r>
      <w:r w:rsidR="00621846">
        <w:t>vol. 5, issue</w:t>
      </w:r>
      <w:r w:rsidR="00621846" w:rsidRPr="00621846">
        <w:t xml:space="preserve"> 3, 1992, </w:t>
      </w:r>
      <w:r w:rsidR="00621846">
        <w:t>pp</w:t>
      </w:r>
      <w:r w:rsidR="00621846" w:rsidRPr="00621846">
        <w:t xml:space="preserve"> 503–529</w:t>
      </w:r>
      <w:r>
        <w:t>).</w:t>
      </w:r>
      <w:r w:rsidR="00621846">
        <w:t xml:space="preserve"> </w:t>
      </w:r>
      <w:r>
        <w:t>The misconduct was collaborative, ongoing</w:t>
      </w:r>
      <w:r w:rsidR="00621846">
        <w:t xml:space="preserve">, and </w:t>
      </w:r>
      <w:r>
        <w:t>normalized</w:t>
      </w:r>
      <w:r w:rsidR="00621846">
        <w:t xml:space="preserve">, and </w:t>
      </w:r>
      <w:r>
        <w:t xml:space="preserve">conducted </w:t>
      </w:r>
      <w:r w:rsidR="00621846">
        <w:t xml:space="preserve">over the course of </w:t>
      </w:r>
      <w:r w:rsidR="001B3AA6">
        <w:t xml:space="preserve">years </w:t>
      </w:r>
      <w:r>
        <w:t xml:space="preserve">rather than as a single criminal decision. </w:t>
      </w:r>
      <w:r w:rsidR="00952CA4">
        <w:br/>
      </w:r>
    </w:p>
    <w:p w14:paraId="1C601306" w14:textId="77777777" w:rsidR="00187C1B" w:rsidRDefault="00187C1B" w:rsidP="00187C1B">
      <w:pPr>
        <w:pStyle w:val="BodyText"/>
        <w:numPr>
          <w:ilvl w:val="0"/>
          <w:numId w:val="8"/>
        </w:numPr>
      </w:pPr>
      <w:r w:rsidRPr="00187C1B">
        <w:rPr>
          <w:b/>
          <w:bCs/>
        </w:rPr>
        <w:t>Methodology</w:t>
      </w:r>
      <w:r w:rsidRPr="00187C1B">
        <w:t xml:space="preserve"> </w:t>
      </w:r>
    </w:p>
    <w:p w14:paraId="2CC69B2E" w14:textId="77777777" w:rsidR="00F159A2" w:rsidRDefault="00000000" w:rsidP="00187C1B">
      <w:pPr>
        <w:pStyle w:val="BodyText"/>
      </w:pPr>
      <w:r>
        <w:t xml:space="preserve">We </w:t>
      </w:r>
      <w:r w:rsidR="00187C1B">
        <w:t>retriev</w:t>
      </w:r>
      <w:r w:rsidR="001B3AA6">
        <w:t>ed</w:t>
      </w:r>
      <w:r w:rsidR="00187C1B">
        <w:t xml:space="preserve"> the </w:t>
      </w:r>
      <w:r>
        <w:t xml:space="preserve">quoted </w:t>
      </w:r>
      <w:r w:rsidR="00621846">
        <w:t xml:space="preserve">transcripts </w:t>
      </w:r>
      <w:r w:rsidR="00187C1B">
        <w:t xml:space="preserve">from the </w:t>
      </w:r>
      <w:r w:rsidR="001B3AA6">
        <w:t xml:space="preserve">London Silver Price Fixing </w:t>
      </w:r>
      <w:r w:rsidR="00187C1B">
        <w:t>litigation</w:t>
      </w:r>
      <w:r w:rsidR="001B3AA6">
        <w:t xml:space="preserve"> </w:t>
      </w:r>
      <w:r w:rsidR="00621846">
        <w:t xml:space="preserve">and </w:t>
      </w:r>
      <w:r w:rsidR="00187C1B">
        <w:t>repla</w:t>
      </w:r>
      <w:r w:rsidR="001B3AA6">
        <w:t xml:space="preserve">yed </w:t>
      </w:r>
      <w:r w:rsidR="00EA5DF2">
        <w:t>the real</w:t>
      </w:r>
      <w:r w:rsidR="00952CA4">
        <w:t xml:space="preserve"> </w:t>
      </w:r>
      <w:r>
        <w:t xml:space="preserve">silver </w:t>
      </w:r>
      <w:r w:rsidR="00621846">
        <w:t xml:space="preserve">market </w:t>
      </w:r>
      <w:r w:rsidR="00187C1B">
        <w:t>activity</w:t>
      </w:r>
      <w:r>
        <w:t xml:space="preserve"> </w:t>
      </w:r>
      <w:r w:rsidR="00187C1B">
        <w:t>from</w:t>
      </w:r>
      <w:r>
        <w:t xml:space="preserve"> </w:t>
      </w:r>
      <w:r w:rsidR="00187C1B">
        <w:t>the dates reflected in the transcript. We place</w:t>
      </w:r>
      <w:r w:rsidR="00EA5DF2">
        <w:t>d</w:t>
      </w:r>
      <w:r>
        <w:t xml:space="preserve"> an AI agent </w:t>
      </w:r>
      <w:r w:rsidR="001B3AA6">
        <w:t xml:space="preserve">(Gemma 3 12B) </w:t>
      </w:r>
      <w:r>
        <w:t>in</w:t>
      </w:r>
      <w:r w:rsidR="00187C1B">
        <w:t>to</w:t>
      </w:r>
      <w:r>
        <w:t xml:space="preserve"> the desk’s </w:t>
      </w:r>
      <w:r w:rsidR="00475A0C">
        <w:t>seat</w:t>
      </w:r>
      <w:r w:rsidR="00EA5DF2">
        <w:t xml:space="preserve"> and </w:t>
      </w:r>
      <w:r w:rsidR="00952CA4">
        <w:t xml:space="preserve">then </w:t>
      </w:r>
      <w:r>
        <w:t>var</w:t>
      </w:r>
      <w:r w:rsidR="00EA5DF2">
        <w:t>ied</w:t>
      </w:r>
      <w:r>
        <w:t xml:space="preserve"> the </w:t>
      </w:r>
      <w:r w:rsidR="001B3AA6">
        <w:t>tone and word choice</w:t>
      </w:r>
      <w:r w:rsidR="00187C1B">
        <w:t xml:space="preserve"> of its counterparty, UBS, via the </w:t>
      </w:r>
      <w:r>
        <w:t>behavioral levers</w:t>
      </w:r>
      <w:r w:rsidR="00187C1B">
        <w:t xml:space="preserve"> described above</w:t>
      </w:r>
      <w:r w:rsidR="00475A0C">
        <w:t xml:space="preserve">. We </w:t>
      </w:r>
      <w:r w:rsidR="00EA5DF2">
        <w:t xml:space="preserve">then </w:t>
      </w:r>
      <w:r w:rsidR="00187C1B">
        <w:t>measure</w:t>
      </w:r>
      <w:r w:rsidR="00EA5DF2">
        <w:t>d</w:t>
      </w:r>
      <w:r w:rsidR="00187C1B">
        <w:t xml:space="preserve"> how often</w:t>
      </w:r>
      <w:r>
        <w:t xml:space="preserve"> the agent </w:t>
      </w:r>
      <w:r w:rsidR="00187C1B">
        <w:t xml:space="preserve">verbally agrees </w:t>
      </w:r>
      <w:r>
        <w:t xml:space="preserve">with </w:t>
      </w:r>
      <w:r w:rsidR="00EA5DF2">
        <w:t>UBS</w:t>
      </w:r>
      <w:r>
        <w:t xml:space="preserve"> when asked</w:t>
      </w:r>
      <w:r w:rsidR="00952CA4">
        <w:t xml:space="preserve">, and </w:t>
      </w:r>
      <w:r w:rsidR="00EA5DF2">
        <w:t xml:space="preserve">finally, </w:t>
      </w:r>
      <w:r w:rsidR="00187C1B">
        <w:t xml:space="preserve">observe its </w:t>
      </w:r>
      <w:r w:rsidR="001B3AA6">
        <w:t>subsequent</w:t>
      </w:r>
      <w:r w:rsidR="00187C1B">
        <w:t xml:space="preserve"> trading </w:t>
      </w:r>
      <w:r w:rsidR="001B3AA6">
        <w:t>decisions</w:t>
      </w:r>
      <w:r w:rsidR="00187C1B">
        <w:t xml:space="preserve"> throughout the course of the day, </w:t>
      </w:r>
      <w:r w:rsidR="001B3AA6">
        <w:t xml:space="preserve">in a market </w:t>
      </w:r>
      <w:r w:rsidR="00187C1B">
        <w:t>reco</w:t>
      </w:r>
      <w:r w:rsidR="001B3AA6">
        <w:t>n</w:t>
      </w:r>
      <w:r w:rsidR="00187C1B">
        <w:t xml:space="preserve">structed from </w:t>
      </w:r>
      <w:r w:rsidR="00952CA4">
        <w:t xml:space="preserve">actual </w:t>
      </w:r>
      <w:r w:rsidR="00187C1B">
        <w:t>historic</w:t>
      </w:r>
      <w:r w:rsidR="00EA5DF2">
        <w:t xml:space="preserve"> silver price</w:t>
      </w:r>
      <w:r w:rsidR="00187C1B">
        <w:t xml:space="preserve"> data. </w:t>
      </w:r>
    </w:p>
    <w:p w14:paraId="5A3C10EC" w14:textId="77777777" w:rsidR="00F159A2" w:rsidRDefault="00000000">
      <w:pPr>
        <w:pStyle w:val="BodyText"/>
      </w:pPr>
      <w:r>
        <w:t>The study</w:t>
      </w:r>
      <w:r w:rsidR="00187C1B">
        <w:t xml:space="preserve">’s </w:t>
      </w:r>
      <w:r w:rsidR="001B3AA6">
        <w:t>title, “A Push Down the Mountain”, evokes the image of</w:t>
      </w:r>
      <w:r>
        <w:t xml:space="preserve"> </w:t>
      </w:r>
      <w:r w:rsidR="001B3AA6">
        <w:t>a</w:t>
      </w:r>
      <w:r>
        <w:t xml:space="preserve"> ball set at</w:t>
      </w:r>
      <w:r w:rsidR="00187C1B">
        <w:t xml:space="preserve"> the </w:t>
      </w:r>
      <w:r w:rsidR="001B3AA6">
        <w:t>peak</w:t>
      </w:r>
      <w:r w:rsidR="00187C1B">
        <w:t xml:space="preserve"> of </w:t>
      </w:r>
      <w:r w:rsidR="001B3AA6">
        <w:t>a</w:t>
      </w:r>
      <w:r>
        <w:t xml:space="preserve"> mountain</w:t>
      </w:r>
      <w:r w:rsidR="001B3AA6">
        <w:t>. When the ball is</w:t>
      </w:r>
      <w:r w:rsidR="00187C1B">
        <w:t xml:space="preserve"> g</w:t>
      </w:r>
      <w:r>
        <w:t>iven a small push</w:t>
      </w:r>
      <w:r w:rsidR="001B3AA6">
        <w:t>, how</w:t>
      </w:r>
      <w:r w:rsidR="00187C1B">
        <w:t xml:space="preserve"> d</w:t>
      </w:r>
      <w:r>
        <w:t xml:space="preserve">oes </w:t>
      </w:r>
      <w:r w:rsidR="00475A0C">
        <w:t>it</w:t>
      </w:r>
      <w:r>
        <w:t xml:space="preserve"> change </w:t>
      </w:r>
      <w:r w:rsidR="00187C1B">
        <w:t>the ball’s long-</w:t>
      </w:r>
      <w:r w:rsidR="001B3AA6">
        <w:t>term</w:t>
      </w:r>
      <w:r w:rsidR="00187C1B">
        <w:t xml:space="preserve"> trajectory?</w:t>
      </w:r>
      <w:r w:rsidR="001B3AA6">
        <w:t xml:space="preserve"> If it is spun left or right, or merely tapped, where does the ball land? And does it self-correct on its course? </w:t>
      </w:r>
      <w:r w:rsidR="001B3AA6">
        <w:br/>
      </w:r>
      <w:r w:rsidR="00187C1B">
        <w:br/>
      </w:r>
      <w:r>
        <w:t xml:space="preserve">Here the </w:t>
      </w:r>
      <w:r w:rsidR="001B3AA6">
        <w:t>‘</w:t>
      </w:r>
      <w:r>
        <w:t>push</w:t>
      </w:r>
      <w:r w:rsidR="001B3AA6">
        <w:t>’</w:t>
      </w:r>
      <w:r>
        <w:t xml:space="preserve"> is the framing of a counterparty’s words, and</w:t>
      </w:r>
      <w:r w:rsidR="00475A0C">
        <w:t xml:space="preserve"> the ‘mountain’ is the is the</w:t>
      </w:r>
      <w:r>
        <w:t xml:space="preserve"> </w:t>
      </w:r>
      <w:r w:rsidR="00475A0C">
        <w:t>agent’s performance in the market. Alternatively, the mountain is the agent’s entire “career”, where the push</w:t>
      </w:r>
      <w:r>
        <w:t xml:space="preserve"> returns with every message, over months of simulated time</w:t>
      </w:r>
      <w:r w:rsidR="001B3AA6">
        <w:t xml:space="preserve"> in the seat. </w:t>
      </w:r>
    </w:p>
    <w:p w14:paraId="4D620613" w14:textId="77777777" w:rsidR="00F159A2" w:rsidRDefault="00000000">
      <w:pPr>
        <w:pStyle w:val="BodyText"/>
      </w:pPr>
      <w:r>
        <w:t>This paper makes four contributions:</w:t>
      </w:r>
    </w:p>
    <w:p w14:paraId="448FE6A9" w14:textId="77777777" w:rsidR="00F159A2" w:rsidRDefault="00000000">
      <w:pPr>
        <w:numPr>
          <w:ilvl w:val="0"/>
          <w:numId w:val="2"/>
        </w:numPr>
      </w:pPr>
      <w:r>
        <w:t>A behavioral-economic framework for AI agents in markets, mapping five classic levers</w:t>
      </w:r>
      <w:r w:rsidR="001B3AA6">
        <w:t xml:space="preserve"> – </w:t>
      </w:r>
      <w:r>
        <w:t>loss and gain, blame and credit, prior outcomes, social endorsement, and inherited commitments</w:t>
      </w:r>
      <w:r w:rsidR="001B3AA6">
        <w:t>. –</w:t>
      </w:r>
      <w:r>
        <w:t>onto controlled manipulations, each with the prediction human evidence makes (Section 2).</w:t>
      </w:r>
    </w:p>
    <w:p w14:paraId="5F90C07A" w14:textId="77777777" w:rsidR="00F159A2" w:rsidRDefault="00000000">
      <w:pPr>
        <w:numPr>
          <w:ilvl w:val="0"/>
          <w:numId w:val="2"/>
        </w:numPr>
      </w:pPr>
      <w:r>
        <w:t>A long-horizon collusion environment built from a real case, in which going along is scored from the agent’s own trades</w:t>
      </w:r>
      <w:r w:rsidR="00EA5DF2">
        <w:t xml:space="preserve">, </w:t>
      </w:r>
      <w:r>
        <w:t xml:space="preserve">and harm is measured </w:t>
      </w:r>
      <w:r w:rsidR="00EA5DF2">
        <w:t>as damages</w:t>
      </w:r>
      <w:r>
        <w:t xml:space="preserve"> to the </w:t>
      </w:r>
      <w:r w:rsidR="00EA5DF2">
        <w:t>those</w:t>
      </w:r>
      <w:r>
        <w:t xml:space="preserve"> whose stop-loss orders are pushed through (Section 5.2).</w:t>
      </w:r>
    </w:p>
    <w:p w14:paraId="4F34F56A" w14:textId="77777777" w:rsidR="00F159A2" w:rsidRDefault="00000000">
      <w:pPr>
        <w:numPr>
          <w:ilvl w:val="0"/>
          <w:numId w:val="2"/>
        </w:numPr>
      </w:pPr>
      <w:r>
        <w:t>Preregistered evidence that a counterparty’s loss framing raises collusion, that the same loss-or-gain priming from the agent’s own management raises risk-taking instead, that a second bank’s endorsement amplifies framings that put the outcome on the agent, and that inheriting a trader’s history does not matter (Section 7).</w:t>
      </w:r>
    </w:p>
    <w:p w14:paraId="3DB7CF55" w14:textId="77777777" w:rsidR="00F159A2" w:rsidRDefault="00000000">
      <w:pPr>
        <w:numPr>
          <w:ilvl w:val="0"/>
          <w:numId w:val="2"/>
        </w:numPr>
      </w:pPr>
      <w:r>
        <w:lastRenderedPageBreak/>
        <w:t>A first look inside the model: the framing is represented at the decision, and a signal for the decision carries over to requests the model never saw; a matched-history design for causal tests is in progress (Section 7.6).</w:t>
      </w:r>
    </w:p>
    <w:p w14:paraId="4F99B1F7" w14:textId="77777777" w:rsidR="00F159A2" w:rsidRDefault="00000000">
      <w:pPr>
        <w:pStyle w:val="FirstParagraph"/>
      </w:pPr>
      <w:r>
        <w:t>This study replaces the design draft of September 29, 2026, which planned related questions on impossible coding tasks; Appendix B lists what changed and why.</w:t>
      </w:r>
    </w:p>
    <w:p w14:paraId="564D3283" w14:textId="77777777" w:rsidR="00F159A2" w:rsidRDefault="00000000" w:rsidP="00EA5DF2">
      <w:pPr>
        <w:pStyle w:val="Heading1"/>
        <w:numPr>
          <w:ilvl w:val="0"/>
          <w:numId w:val="7"/>
        </w:numPr>
      </w:pPr>
      <w:bookmarkStart w:id="1" w:name="sec:framework"/>
      <w:bookmarkEnd w:id="0"/>
      <w:r>
        <w:t> A Behavioral-Economic Framework</w:t>
      </w:r>
      <w:r w:rsidR="001A6515">
        <w:br/>
      </w:r>
    </w:p>
    <w:p w14:paraId="6A97A700" w14:textId="77777777" w:rsidR="00F159A2" w:rsidRDefault="00000000" w:rsidP="00952CA4">
      <w:pPr>
        <w:pStyle w:val="FirstParagraph"/>
      </w:pPr>
      <w:r>
        <w:t xml:space="preserve">We treat the agent as an economic agent and the counterparty’s messages as the instrument. Each experiment changes one behavioral lever and holds everything fixed: the market, the prices, the chats’ trading content, the agent’s instructions and its incentives (serve clients, manage risk, maximize profit). </w:t>
      </w:r>
      <w:r w:rsidR="00952CA4">
        <w:br/>
      </w:r>
      <w:r w:rsidR="00952CA4">
        <w:br/>
      </w:r>
      <w:r>
        <w:t>Table 1 lists the levers, the concept each one draws on, what human evidence predicts, and what we found.</w:t>
      </w:r>
      <w:r w:rsidR="00952CA4">
        <w:t xml:space="preserve">  </w:t>
      </w:r>
      <w:r>
        <w:t xml:space="preserve">The two levers at the core of the paper are the </w:t>
      </w:r>
      <w:r>
        <w:rPr>
          <w:i/>
          <w:iCs/>
        </w:rPr>
        <w:t>frame</w:t>
      </w:r>
      <w:r>
        <w:t xml:space="preserve"> and the </w:t>
      </w:r>
      <w:r>
        <w:rPr>
          <w:i/>
          <w:iCs/>
        </w:rPr>
        <w:t>owner</w:t>
      </w:r>
      <w:r>
        <w:t xml:space="preserve"> of the stakes. The frame states what is at stake in UBS’s request either as a loss the request would avoid or as a gain it would capture, with the trading content unchanged. The owner adds the agent itself as the one the outcome depends on. </w:t>
      </w:r>
      <w:r w:rsidR="00952CA4">
        <w:br/>
      </w:r>
      <w:r w:rsidR="00952CA4">
        <w:br/>
      </w:r>
      <w:r>
        <w:t xml:space="preserve">After a loss frame this assigns </w:t>
      </w:r>
      <w:r>
        <w:rPr>
          <w:i/>
          <w:iCs/>
        </w:rPr>
        <w:t>blame</w:t>
      </w:r>
      <w:r>
        <w:t xml:space="preserve">: the loss will be the agent’s doing. After a gain frame it assigns </w:t>
      </w:r>
      <w:r>
        <w:rPr>
          <w:i/>
          <w:iCs/>
        </w:rPr>
        <w:t>credit</w:t>
      </w:r>
      <w:r>
        <w:t>: the gain will be the agent’s achievement. Prospect theory predicts that losses weigh more than gains, so blame should weigh more than credit; the attribution literature predicts that being made responsible changes behavior in either direction.</w:t>
      </w:r>
    </w:p>
    <w:p w14:paraId="56EE9BEA" w14:textId="77777777" w:rsidR="00F159A2" w:rsidRDefault="00000000">
      <w:pPr>
        <w:pStyle w:val="BodyText"/>
      </w:pPr>
      <w:r>
        <w:t xml:space="preserve">The other three levers separate the source and the history of the pressure. Management’s memo reports a loss or gain the desk has </w:t>
      </w:r>
      <w:r>
        <w:rPr>
          <w:i/>
          <w:iCs/>
        </w:rPr>
        <w:t>already</w:t>
      </w:r>
      <w:r>
        <w:t xml:space="preserve"> made, with a consequence for the desk’s future, and repeats it every morning: a prior outcome rather than a framed request. A second bank’s endorsement adds social proof. And an agent that inherits the real trader’s messages as its own starts the career with a record of collusion, a commitment it can either continue or break.</w:t>
      </w:r>
    </w:p>
    <w:p w14:paraId="1AE055F3" w14:textId="77777777" w:rsidR="00F159A2" w:rsidRDefault="00000000">
      <w:pPr>
        <w:pStyle w:val="TableCaption"/>
      </w:pPr>
      <w:bookmarkStart w:id="2" w:name="tab:levers"/>
      <w:r>
        <w:rPr>
          <w:b/>
          <w:bCs/>
        </w:rPr>
        <w:t>Table 1:</w:t>
      </w:r>
      <w:r>
        <w:t xml:space="preserve"> The behavioral levers. Each row is varied in its own experiment with everything else held fixed. “Going along” is a career’s share of the six requests in which the agent traded with UBS.</w:t>
      </w:r>
    </w:p>
    <w:tbl>
      <w:tblPr>
        <w:tblStyle w:val="Table"/>
        <w:tblW w:w="5000" w:type="pct"/>
        <w:tblLook w:val="0020" w:firstRow="1" w:lastRow="0" w:firstColumn="0" w:lastColumn="0" w:noHBand="0" w:noVBand="0"/>
      </w:tblPr>
      <w:tblGrid>
        <w:gridCol w:w="1226"/>
        <w:gridCol w:w="2285"/>
        <w:gridCol w:w="2214"/>
        <w:gridCol w:w="1672"/>
        <w:gridCol w:w="1963"/>
      </w:tblGrid>
      <w:tr w:rsidR="00F159A2" w14:paraId="3FDB786F"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2B4DFB02" w14:textId="77777777" w:rsidR="00F159A2" w:rsidRDefault="00000000">
            <w:pPr>
              <w:pStyle w:val="Compact"/>
            </w:pPr>
            <w:r>
              <w:rPr>
                <w:b/>
                <w:bCs/>
              </w:rPr>
              <w:t>Lever</w:t>
            </w:r>
          </w:p>
        </w:tc>
        <w:tc>
          <w:tcPr>
            <w:tcW w:w="0" w:type="auto"/>
          </w:tcPr>
          <w:p w14:paraId="69A34A40" w14:textId="77777777" w:rsidR="00F159A2" w:rsidRDefault="00000000">
            <w:pPr>
              <w:pStyle w:val="Compact"/>
            </w:pPr>
            <w:r>
              <w:rPr>
                <w:b/>
                <w:bCs/>
              </w:rPr>
              <w:t>What the agent sees</w:t>
            </w:r>
          </w:p>
        </w:tc>
        <w:tc>
          <w:tcPr>
            <w:tcW w:w="0" w:type="auto"/>
          </w:tcPr>
          <w:p w14:paraId="386460E0" w14:textId="77777777" w:rsidR="00F159A2" w:rsidRDefault="00000000">
            <w:pPr>
              <w:pStyle w:val="Compact"/>
            </w:pPr>
            <w:r>
              <w:rPr>
                <w:b/>
                <w:bCs/>
              </w:rPr>
              <w:t>Concept</w:t>
            </w:r>
          </w:p>
        </w:tc>
        <w:tc>
          <w:tcPr>
            <w:tcW w:w="0" w:type="auto"/>
          </w:tcPr>
          <w:p w14:paraId="7DE5533A" w14:textId="77777777" w:rsidR="00F159A2" w:rsidRDefault="00000000">
            <w:pPr>
              <w:pStyle w:val="Compact"/>
            </w:pPr>
            <w:r>
              <w:rPr>
                <w:b/>
                <w:bCs/>
              </w:rPr>
              <w:t>Prediction from human evidence</w:t>
            </w:r>
          </w:p>
        </w:tc>
        <w:tc>
          <w:tcPr>
            <w:tcW w:w="0" w:type="auto"/>
          </w:tcPr>
          <w:p w14:paraId="61B6E0D0" w14:textId="77777777" w:rsidR="00F159A2" w:rsidRDefault="00000000">
            <w:pPr>
              <w:pStyle w:val="Compact"/>
            </w:pPr>
            <w:r>
              <w:rPr>
                <w:b/>
                <w:bCs/>
              </w:rPr>
              <w:t>What we found</w:t>
            </w:r>
          </w:p>
        </w:tc>
      </w:tr>
      <w:tr w:rsidR="00F159A2" w14:paraId="0BBD468A" w14:textId="77777777">
        <w:tc>
          <w:tcPr>
            <w:tcW w:w="0" w:type="auto"/>
          </w:tcPr>
          <w:p w14:paraId="61A8113D" w14:textId="77777777" w:rsidR="00F159A2" w:rsidRDefault="00000000">
            <w:pPr>
              <w:pStyle w:val="Compact"/>
            </w:pPr>
            <w:r>
              <w:t>Frame: loss vs gain</w:t>
            </w:r>
          </w:p>
        </w:tc>
        <w:tc>
          <w:tcPr>
            <w:tcW w:w="0" w:type="auto"/>
          </w:tcPr>
          <w:p w14:paraId="07AA45FA" w14:textId="77777777" w:rsidR="00F159A2" w:rsidRDefault="00000000">
            <w:pPr>
              <w:pStyle w:val="Compact"/>
            </w:pPr>
            <w:r>
              <w:t>UBS states the stakes of its request as a loss to avoid, or as a gain to capture (Exp. B)</w:t>
            </w:r>
          </w:p>
        </w:tc>
        <w:tc>
          <w:tcPr>
            <w:tcW w:w="0" w:type="auto"/>
          </w:tcPr>
          <w:p w14:paraId="2A4B421E" w14:textId="77777777" w:rsidR="00F159A2" w:rsidRDefault="00000000">
            <w:pPr>
              <w:pStyle w:val="Compact"/>
            </w:pPr>
            <w:r>
              <w:t>Framing effect; loss aversion; reference dependence (Kahneman and Tversky 1979; Tversky and Kahneman 1981; Kőszegi and Rabin 2006)</w:t>
            </w:r>
          </w:p>
        </w:tc>
        <w:tc>
          <w:tcPr>
            <w:tcW w:w="0" w:type="auto"/>
          </w:tcPr>
          <w:p w14:paraId="24343884" w14:textId="77777777" w:rsidR="00F159A2" w:rsidRDefault="00000000">
            <w:pPr>
              <w:pStyle w:val="Compact"/>
            </w:pPr>
            <w:r>
              <w:t>Loss framing raises risk-taking, here joining the push</w:t>
            </w:r>
          </w:p>
        </w:tc>
        <w:tc>
          <w:tcPr>
            <w:tcW w:w="0" w:type="auto"/>
          </w:tcPr>
          <w:p w14:paraId="0268DB9A" w14:textId="77777777" w:rsidR="00F159A2" w:rsidRDefault="00000000">
            <w:pPr>
              <w:pStyle w:val="Compact"/>
            </w:pPr>
            <w:r>
              <w:t xml:space="preserve">Loss raised going along from 5% to 25%; loss exceeded gain by 15 points (Holm </w:t>
            </w:r>
            <w:r>
              <w:rPr>
                <w:i/>
                <w:iCs/>
              </w:rPr>
              <w:t>p</w:t>
            </w:r>
            <w:r>
              <w:t xml:space="preserve"> = 0.023)</w:t>
            </w:r>
          </w:p>
        </w:tc>
      </w:tr>
      <w:tr w:rsidR="00F159A2" w14:paraId="5146A555" w14:textId="77777777">
        <w:tc>
          <w:tcPr>
            <w:tcW w:w="0" w:type="auto"/>
          </w:tcPr>
          <w:p w14:paraId="7747DA53" w14:textId="77777777" w:rsidR="00F159A2" w:rsidRDefault="00000000">
            <w:pPr>
              <w:pStyle w:val="Compact"/>
            </w:pPr>
            <w:r>
              <w:t>Owner: blame and credit</w:t>
            </w:r>
          </w:p>
        </w:tc>
        <w:tc>
          <w:tcPr>
            <w:tcW w:w="0" w:type="auto"/>
          </w:tcPr>
          <w:p w14:paraId="1A8F89D9" w14:textId="77777777" w:rsidR="00F159A2" w:rsidRDefault="00000000">
            <w:pPr>
              <w:pStyle w:val="Compact"/>
            </w:pPr>
            <w:r>
              <w:t>The outcome is placed on the agent: blame after a loss frame, credit after a gain frame (Exp. B)</w:t>
            </w:r>
          </w:p>
        </w:tc>
        <w:tc>
          <w:tcPr>
            <w:tcW w:w="0" w:type="auto"/>
          </w:tcPr>
          <w:p w14:paraId="0FA7FD03" w14:textId="77777777" w:rsidR="00F159A2" w:rsidRDefault="00000000">
            <w:pPr>
              <w:pStyle w:val="Compact"/>
            </w:pPr>
            <w:r>
              <w:t>Attribution of responsibility (Bartling and Fischbacher 2012)</w:t>
            </w:r>
          </w:p>
        </w:tc>
        <w:tc>
          <w:tcPr>
            <w:tcW w:w="0" w:type="auto"/>
          </w:tcPr>
          <w:p w14:paraId="3AA211E4" w14:textId="77777777" w:rsidR="00F159A2" w:rsidRDefault="00000000">
            <w:pPr>
              <w:pStyle w:val="Compact"/>
            </w:pPr>
            <w:r>
              <w:t>Responsibility moves behavior; blame should weigh more than credit</w:t>
            </w:r>
          </w:p>
        </w:tc>
        <w:tc>
          <w:tcPr>
            <w:tcW w:w="0" w:type="auto"/>
          </w:tcPr>
          <w:p w14:paraId="76951B56" w14:textId="77777777" w:rsidR="00F159A2" w:rsidRDefault="00000000">
            <w:pPr>
              <w:pStyle w:val="Compact"/>
            </w:pPr>
            <w:r>
              <w:t>+8 points, not significant; blame against credit not distinguishable at this sample</w:t>
            </w:r>
          </w:p>
        </w:tc>
      </w:tr>
      <w:tr w:rsidR="00F159A2" w14:paraId="76C1BA58" w14:textId="77777777">
        <w:tc>
          <w:tcPr>
            <w:tcW w:w="0" w:type="auto"/>
          </w:tcPr>
          <w:p w14:paraId="1E4187B8" w14:textId="77777777" w:rsidR="00F159A2" w:rsidRDefault="00000000">
            <w:pPr>
              <w:pStyle w:val="Compact"/>
            </w:pPr>
            <w:r>
              <w:t>Prior outcome</w:t>
            </w:r>
          </w:p>
        </w:tc>
        <w:tc>
          <w:tcPr>
            <w:tcW w:w="0" w:type="auto"/>
          </w:tcPr>
          <w:p w14:paraId="53006F84" w14:textId="77777777" w:rsidR="00F159A2" w:rsidRDefault="00000000">
            <w:pPr>
              <w:pStyle w:val="Compact"/>
            </w:pPr>
            <w:r>
              <w:t>Management reports the desk lost (or made) $4 million last month and that a further loss closes it (a further profit expands it), repeated every morning (Exp. A, D)</w:t>
            </w:r>
          </w:p>
        </w:tc>
        <w:tc>
          <w:tcPr>
            <w:tcW w:w="0" w:type="auto"/>
          </w:tcPr>
          <w:p w14:paraId="52C2F457" w14:textId="77777777" w:rsidR="00F159A2" w:rsidRDefault="00000000">
            <w:pPr>
              <w:pStyle w:val="Compact"/>
            </w:pPr>
            <w:r>
              <w:t>Break-even and house-money effects (Thaler and Johnson 1990)</w:t>
            </w:r>
          </w:p>
        </w:tc>
        <w:tc>
          <w:tcPr>
            <w:tcW w:w="0" w:type="auto"/>
          </w:tcPr>
          <w:p w14:paraId="1C24A232" w14:textId="77777777" w:rsidR="00F159A2" w:rsidRDefault="00000000">
            <w:pPr>
              <w:pStyle w:val="Compact"/>
            </w:pPr>
            <w:r>
              <w:t>Both a prior loss and a prior gain raise risk-taking</w:t>
            </w:r>
          </w:p>
        </w:tc>
        <w:tc>
          <w:tcPr>
            <w:tcW w:w="0" w:type="auto"/>
          </w:tcPr>
          <w:p w14:paraId="446F23EB" w14:textId="77777777" w:rsidR="00F159A2" w:rsidRDefault="00000000">
            <w:pPr>
              <w:pStyle w:val="Compact"/>
            </w:pPr>
            <w:r>
              <w:t>Risk-taking rose 10–19 times under every version; going along did not rise</w:t>
            </w:r>
          </w:p>
        </w:tc>
      </w:tr>
      <w:tr w:rsidR="00F159A2" w14:paraId="4030B996" w14:textId="77777777">
        <w:tc>
          <w:tcPr>
            <w:tcW w:w="0" w:type="auto"/>
          </w:tcPr>
          <w:p w14:paraId="0116C938" w14:textId="77777777" w:rsidR="00F159A2" w:rsidRDefault="00000000">
            <w:pPr>
              <w:pStyle w:val="Compact"/>
            </w:pPr>
            <w:r>
              <w:lastRenderedPageBreak/>
              <w:t>Social endorsement</w:t>
            </w:r>
          </w:p>
        </w:tc>
        <w:tc>
          <w:tcPr>
            <w:tcW w:w="0" w:type="auto"/>
          </w:tcPr>
          <w:p w14:paraId="62321793" w14:textId="77777777" w:rsidR="00F159A2" w:rsidRDefault="00000000">
            <w:pPr>
              <w:pStyle w:val="Compact"/>
            </w:pPr>
            <w:r>
              <w:t>A second bank says it is in, in the same frame, at each request (Exp. F, E)</w:t>
            </w:r>
          </w:p>
        </w:tc>
        <w:tc>
          <w:tcPr>
            <w:tcW w:w="0" w:type="auto"/>
          </w:tcPr>
          <w:p w14:paraId="36BF3F04" w14:textId="77777777" w:rsidR="00F159A2" w:rsidRDefault="00000000">
            <w:pPr>
              <w:pStyle w:val="Compact"/>
            </w:pPr>
            <w:r>
              <w:t>Conformity and social proof; informational cascades (Asch 1956; Bikhchandani, Hirshleifer, and Welch 1992)</w:t>
            </w:r>
          </w:p>
        </w:tc>
        <w:tc>
          <w:tcPr>
            <w:tcW w:w="0" w:type="auto"/>
          </w:tcPr>
          <w:p w14:paraId="61E14EDF" w14:textId="77777777" w:rsidR="00F159A2" w:rsidRDefault="00000000">
            <w:pPr>
              <w:pStyle w:val="Compact"/>
            </w:pPr>
            <w:r>
              <w:t>Endorsement raises joining</w:t>
            </w:r>
          </w:p>
        </w:tc>
        <w:tc>
          <w:tcPr>
            <w:tcW w:w="0" w:type="auto"/>
          </w:tcPr>
          <w:p w14:paraId="1B9BB9B9" w14:textId="77777777" w:rsidR="00F159A2" w:rsidRDefault="00000000">
            <w:pPr>
              <w:pStyle w:val="Compact"/>
            </w:pPr>
            <w:r>
              <w:t xml:space="preserve">Only with the owner on the agent: credit +22 points (Holm </w:t>
            </w:r>
            <w:r>
              <w:rPr>
                <w:i/>
                <w:iCs/>
              </w:rPr>
              <w:t>p</w:t>
            </w:r>
            <w:r>
              <w:t xml:space="preserve"> = 0.027); endorsement alone did nothing</w:t>
            </w:r>
          </w:p>
        </w:tc>
      </w:tr>
      <w:tr w:rsidR="00F159A2" w14:paraId="46B7739B" w14:textId="77777777">
        <w:tc>
          <w:tcPr>
            <w:tcW w:w="0" w:type="auto"/>
          </w:tcPr>
          <w:p w14:paraId="284C7EFE" w14:textId="77777777" w:rsidR="00F159A2" w:rsidRDefault="00000000">
            <w:pPr>
              <w:pStyle w:val="Compact"/>
            </w:pPr>
            <w:r>
              <w:t>Inherited commitment</w:t>
            </w:r>
          </w:p>
        </w:tc>
        <w:tc>
          <w:tcPr>
            <w:tcW w:w="0" w:type="auto"/>
          </w:tcPr>
          <w:p w14:paraId="19B0A566" w14:textId="77777777" w:rsidR="00F159A2" w:rsidRDefault="00000000">
            <w:pPr>
              <w:pStyle w:val="Compact"/>
            </w:pPr>
            <w:r>
              <w:t>The real trader’s earlier messages appear as the agent’s own (Exp. C)</w:t>
            </w:r>
          </w:p>
        </w:tc>
        <w:tc>
          <w:tcPr>
            <w:tcW w:w="0" w:type="auto"/>
          </w:tcPr>
          <w:p w14:paraId="28C60CB4" w14:textId="77777777" w:rsidR="00F159A2" w:rsidRDefault="00000000">
            <w:pPr>
              <w:pStyle w:val="Compact"/>
            </w:pPr>
            <w:r>
              <w:t>Commitment and consistency; escalation of commitment (Staw 1976)</w:t>
            </w:r>
          </w:p>
        </w:tc>
        <w:tc>
          <w:tcPr>
            <w:tcW w:w="0" w:type="auto"/>
          </w:tcPr>
          <w:p w14:paraId="50E21647" w14:textId="77777777" w:rsidR="00F159A2" w:rsidRDefault="00000000">
            <w:pPr>
              <w:pStyle w:val="Compact"/>
            </w:pPr>
            <w:r>
              <w:t>A record of collusion raises continuing it</w:t>
            </w:r>
          </w:p>
        </w:tc>
        <w:tc>
          <w:tcPr>
            <w:tcW w:w="0" w:type="auto"/>
          </w:tcPr>
          <w:p w14:paraId="0C7D872D" w14:textId="77777777" w:rsidR="00F159A2" w:rsidRDefault="00000000">
            <w:pPr>
              <w:pStyle w:val="Compact"/>
            </w:pPr>
            <w:r>
              <w:t>No effect (two nulls, 70 careers)</w:t>
            </w:r>
          </w:p>
        </w:tc>
      </w:tr>
    </w:tbl>
    <w:bookmarkEnd w:id="2"/>
    <w:p w14:paraId="06DAEC3C" w14:textId="77777777" w:rsidR="00F159A2" w:rsidRDefault="00952CA4">
      <w:pPr>
        <w:pStyle w:val="BodyText"/>
      </w:pPr>
      <w:r>
        <w:br/>
      </w:r>
      <w:r>
        <w:t>Two features of the design come from experimental economics. Every manipulation is assigned at the level of the whole career, and the career is the unit of analysis, so the six decisions within a career are not treated as independent. And the outcomes run from words to market consequences: what the agent says it will do, what it trades, and whether its trades move the price through clients’ stops. Section 5 gives the details.</w:t>
      </w:r>
    </w:p>
    <w:p w14:paraId="17A574FE" w14:textId="1916914B" w:rsidR="00F159A2" w:rsidRDefault="00000000" w:rsidP="00EA5DF2">
      <w:pPr>
        <w:pStyle w:val="Heading1"/>
        <w:numPr>
          <w:ilvl w:val="0"/>
          <w:numId w:val="7"/>
        </w:numPr>
      </w:pPr>
      <w:bookmarkStart w:id="3" w:name="related-work"/>
      <w:bookmarkEnd w:id="1"/>
      <w:r>
        <w:t> Related Work</w:t>
      </w:r>
      <w:r w:rsidR="00C308C3">
        <w:br/>
      </w:r>
    </w:p>
    <w:p w14:paraId="4185FAC8" w14:textId="77777777" w:rsidR="00F159A2" w:rsidRDefault="00000000">
      <w:pPr>
        <w:pStyle w:val="FirstParagraph"/>
      </w:pPr>
      <w:r>
        <w:rPr>
          <w:b/>
          <w:bCs/>
        </w:rPr>
        <w:t>Pressure, deception and collusion in language model agents.</w:t>
      </w:r>
      <w:r>
        <w:t xml:space="preserve"> Language model agents have been shown to deceive under pressure (Scheurer, Balesni, and Hobbhahn 2023) and to take harmful actions under goal conflict (Lynch et al. 2025). Fish, Gonczarowski, and Shorrer (2024) find that pricing agents built on language models reach supracompetitive prices on their own, and that seemingly innocuous changes to their instructions raise prices systematically. Our setting differs in two ways: the misconduct is proposed by a counterparty in chat rather than discovered by the agent, and the proposal is repeated over a long, realistic history.</w:t>
      </w:r>
    </w:p>
    <w:p w14:paraId="4BF2A193" w14:textId="77777777" w:rsidR="00F159A2" w:rsidRDefault="00000000">
      <w:pPr>
        <w:pStyle w:val="BodyText"/>
      </w:pPr>
      <w:r>
        <w:rPr>
          <w:b/>
          <w:bCs/>
        </w:rPr>
        <w:t>Prompt sensitivity and long contexts.</w:t>
      </w:r>
      <w:r>
        <w:t xml:space="preserve"> Language models respond to emotional stimuli in prompts (Li et al. 2023) and to superficial features of prompt format (Sclar et al. 2024), and they use information unevenly across long contexts (Liu et al. 2024). Our careers reach about 40,000 tokens, and every framed message stays in context.</w:t>
      </w:r>
    </w:p>
    <w:p w14:paraId="362D52DA" w14:textId="77777777" w:rsidR="00F159A2" w:rsidRDefault="00000000">
      <w:pPr>
        <w:pStyle w:val="BodyText"/>
      </w:pPr>
      <w:r>
        <w:rPr>
          <w:b/>
          <w:bCs/>
        </w:rPr>
        <w:t>Reasoning and monitoring.</w:t>
      </w:r>
      <w:r>
        <w:t xml:space="preserve"> Lanham et al. (2023) test whether a model’s written reasoning carries its decision by editing the reasoning and observing the answer; Baker et al. (2025) show that misbehavior often appears in written reasoning but that penalizing it teaches models to hide it. We ask whether the framing appears in what the agent writes as well as in what it does.</w:t>
      </w:r>
    </w:p>
    <w:p w14:paraId="03D055DB" w14:textId="77777777" w:rsidR="00F159A2" w:rsidRDefault="00000000">
      <w:pPr>
        <w:pStyle w:val="BodyText"/>
      </w:pPr>
      <w:r>
        <w:rPr>
          <w:b/>
          <w:bCs/>
        </w:rPr>
        <w:t>Interpretability methods.</w:t>
      </w:r>
      <w:r>
        <w:t xml:space="preserve"> We read internal state with linear probes (Alain and Bengio 2016) and directions in activation space (Zou et al. 2023), test them by activation steering (Turner et al. 2023), and describe them with sparse autoencoder features from Gemma Scope and Gemma Scope 2 (Lieberum et al. 2024; McDougall et al. 2025). Our planned causal tests use activation patching in the tradition of Meng et al. (2022) and Wang et al. (2023). Sofroniew et al. (2026) found emotion representations whose steering changed misconduct; we ask whether ordinary wording from a counterparty moves the model’s state in a way that carries the decision.</w:t>
      </w:r>
    </w:p>
    <w:p w14:paraId="6A7A722C" w14:textId="77777777" w:rsidR="00F159A2" w:rsidRDefault="00000000" w:rsidP="00952CA4">
      <w:pPr>
        <w:pStyle w:val="Heading1"/>
        <w:numPr>
          <w:ilvl w:val="0"/>
          <w:numId w:val="2"/>
        </w:numPr>
      </w:pPr>
      <w:bookmarkStart w:id="4" w:name="research-questions-and-hypotheses"/>
      <w:bookmarkEnd w:id="3"/>
      <w:r>
        <w:t> Research Questions and Hypotheses</w:t>
      </w:r>
    </w:p>
    <w:p w14:paraId="767AE3FD" w14:textId="77777777" w:rsidR="00F159A2" w:rsidRDefault="00000000">
      <w:pPr>
        <w:pStyle w:val="FirstParagraph"/>
      </w:pPr>
      <w:r>
        <w:t>We ask five questions:</w:t>
      </w:r>
    </w:p>
    <w:p w14:paraId="6389513A" w14:textId="77777777" w:rsidR="00F159A2" w:rsidRDefault="00000000">
      <w:pPr>
        <w:numPr>
          <w:ilvl w:val="0"/>
          <w:numId w:val="3"/>
        </w:numPr>
      </w:pPr>
      <w:r>
        <w:rPr>
          <w:b/>
          <w:bCs/>
        </w:rPr>
        <w:t>Frame.</w:t>
      </w:r>
      <w:r>
        <w:t xml:space="preserve"> Does the way the counterparty frames its lines change how often the agent goes along with its requests? (Experiment B, preregistered.)</w:t>
      </w:r>
    </w:p>
    <w:p w14:paraId="25FE02B3" w14:textId="77777777" w:rsidR="00F159A2" w:rsidRDefault="00000000">
      <w:pPr>
        <w:numPr>
          <w:ilvl w:val="0"/>
          <w:numId w:val="3"/>
        </w:numPr>
      </w:pPr>
      <w:r>
        <w:rPr>
          <w:b/>
          <w:bCs/>
        </w:rPr>
        <w:lastRenderedPageBreak/>
        <w:t>Source.</w:t>
      </w:r>
      <w:r>
        <w:t xml:space="preserve"> Does the same loss or gain framing have the same effect when it comes from the agent’s own management, or from management and the counterparty together? (Experiments A and D.)</w:t>
      </w:r>
    </w:p>
    <w:p w14:paraId="1CBA64B2" w14:textId="77777777" w:rsidR="00F159A2" w:rsidRDefault="00000000">
      <w:pPr>
        <w:numPr>
          <w:ilvl w:val="0"/>
          <w:numId w:val="3"/>
        </w:numPr>
      </w:pPr>
      <w:r>
        <w:rPr>
          <w:b/>
          <w:bCs/>
        </w:rPr>
        <w:t>Crowd.</w:t>
      </w:r>
      <w:r>
        <w:t xml:space="preserve"> Does a second bank that backs the counterparty, in the same frame, add to the effect? (Experiments F and E.)</w:t>
      </w:r>
    </w:p>
    <w:p w14:paraId="35B5C812" w14:textId="77777777" w:rsidR="00F159A2" w:rsidRDefault="00000000">
      <w:pPr>
        <w:numPr>
          <w:ilvl w:val="0"/>
          <w:numId w:val="3"/>
        </w:numPr>
      </w:pPr>
      <w:r>
        <w:rPr>
          <w:b/>
          <w:bCs/>
        </w:rPr>
        <w:t>History.</w:t>
      </w:r>
      <w:r>
        <w:t xml:space="preserve"> Does an agent that inherits the real trader’s earlier messages as its own go along more? (Experiment C, and C redone.)</w:t>
      </w:r>
    </w:p>
    <w:p w14:paraId="19C9385A" w14:textId="77777777" w:rsidR="00F159A2" w:rsidRDefault="00000000">
      <w:pPr>
        <w:numPr>
          <w:ilvl w:val="0"/>
          <w:numId w:val="3"/>
        </w:numPr>
      </w:pPr>
      <w:r>
        <w:rPr>
          <w:b/>
          <w:bCs/>
        </w:rPr>
        <w:t>Inside.</w:t>
      </w:r>
      <w:r>
        <w:t xml:space="preserve"> Does the framing register in the model’s state at the decision; can the decision be read from that state beyond what the framing tells; and does the representation cause the decision?</w:t>
      </w:r>
    </w:p>
    <w:p w14:paraId="5783980E" w14:textId="77777777" w:rsidR="00F159A2" w:rsidRDefault="00000000">
      <w:pPr>
        <w:pStyle w:val="FirstParagraph"/>
      </w:pPr>
      <w:r>
        <w:t>Table 2 lists the hypotheses, each with the result that would count against it and what we found.</w:t>
      </w:r>
    </w:p>
    <w:p w14:paraId="6E6D363D" w14:textId="77777777" w:rsidR="00F159A2" w:rsidRDefault="00000000">
      <w:pPr>
        <w:pStyle w:val="TableCaption"/>
      </w:pPr>
      <w:bookmarkStart w:id="5" w:name="tab:hyp"/>
      <w:r>
        <w:rPr>
          <w:b/>
          <w:bCs/>
        </w:rPr>
        <w:t>Table 2:</w:t>
      </w:r>
      <w:r>
        <w:t xml:space="preserve"> Hypotheses, the results that would count against them, and the outcome. “Going along” is a career’s share of the six requests in which the agent traded with UBS (Section 5.5).</w:t>
      </w:r>
    </w:p>
    <w:tbl>
      <w:tblPr>
        <w:tblStyle w:val="Table"/>
        <w:tblW w:w="5000" w:type="pct"/>
        <w:tblLook w:val="0020" w:firstRow="1" w:lastRow="0" w:firstColumn="0" w:lastColumn="0" w:noHBand="0" w:noVBand="0"/>
      </w:tblPr>
      <w:tblGrid>
        <w:gridCol w:w="1257"/>
        <w:gridCol w:w="2486"/>
        <w:gridCol w:w="2171"/>
        <w:gridCol w:w="3446"/>
      </w:tblGrid>
      <w:tr w:rsidR="00F159A2" w14:paraId="43ECEF61"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6EC6A43D" w14:textId="77777777" w:rsidR="00F159A2" w:rsidRDefault="00000000">
            <w:pPr>
              <w:pStyle w:val="Compact"/>
            </w:pPr>
            <w:r>
              <w:rPr>
                <w:b/>
                <w:bCs/>
              </w:rPr>
              <w:t>Hypothesis</w:t>
            </w:r>
          </w:p>
        </w:tc>
        <w:tc>
          <w:tcPr>
            <w:tcW w:w="0" w:type="auto"/>
          </w:tcPr>
          <w:p w14:paraId="5597AF85" w14:textId="77777777" w:rsidR="00F159A2" w:rsidRDefault="00000000">
            <w:pPr>
              <w:pStyle w:val="Compact"/>
            </w:pPr>
            <w:r>
              <w:rPr>
                <w:b/>
                <w:bCs/>
              </w:rPr>
              <w:t>Prediction</w:t>
            </w:r>
          </w:p>
        </w:tc>
        <w:tc>
          <w:tcPr>
            <w:tcW w:w="0" w:type="auto"/>
          </w:tcPr>
          <w:p w14:paraId="373568CB" w14:textId="77777777" w:rsidR="00F159A2" w:rsidRDefault="00000000">
            <w:pPr>
              <w:pStyle w:val="Compact"/>
            </w:pPr>
            <w:r>
              <w:rPr>
                <w:b/>
                <w:bCs/>
              </w:rPr>
              <w:t>Result that would count against it</w:t>
            </w:r>
          </w:p>
        </w:tc>
        <w:tc>
          <w:tcPr>
            <w:tcW w:w="0" w:type="auto"/>
          </w:tcPr>
          <w:p w14:paraId="170207AB" w14:textId="77777777" w:rsidR="00F159A2" w:rsidRDefault="00000000">
            <w:pPr>
              <w:pStyle w:val="Compact"/>
            </w:pPr>
            <w:r>
              <w:rPr>
                <w:b/>
                <w:bCs/>
              </w:rPr>
              <w:t>Outcome</w:t>
            </w:r>
          </w:p>
        </w:tc>
      </w:tr>
      <w:tr w:rsidR="00F159A2" w14:paraId="1FDD5996" w14:textId="77777777">
        <w:tc>
          <w:tcPr>
            <w:tcW w:w="0" w:type="auto"/>
          </w:tcPr>
          <w:p w14:paraId="73A84848" w14:textId="77777777" w:rsidR="00F159A2" w:rsidRDefault="00000000">
            <w:pPr>
              <w:pStyle w:val="Compact"/>
            </w:pPr>
            <w:r>
              <w:t>H1: Frame (B)</w:t>
            </w:r>
          </w:p>
        </w:tc>
        <w:tc>
          <w:tcPr>
            <w:tcW w:w="0" w:type="auto"/>
          </w:tcPr>
          <w:p w14:paraId="19E9EF84" w14:textId="77777777" w:rsidR="00F159A2" w:rsidRDefault="00000000">
            <w:pPr>
              <w:pStyle w:val="Compact"/>
            </w:pPr>
            <w:r>
              <w:t>Going along differs between loss and gain framings.</w:t>
            </w:r>
          </w:p>
        </w:tc>
        <w:tc>
          <w:tcPr>
            <w:tcW w:w="0" w:type="auto"/>
          </w:tcPr>
          <w:p w14:paraId="3E964A15" w14:textId="77777777" w:rsidR="00F159A2" w:rsidRDefault="00000000">
            <w:pPr>
              <w:pStyle w:val="Compact"/>
            </w:pPr>
            <w:r>
              <w:t>No difference.</w:t>
            </w:r>
          </w:p>
        </w:tc>
        <w:tc>
          <w:tcPr>
            <w:tcW w:w="0" w:type="auto"/>
          </w:tcPr>
          <w:p w14:paraId="26A4EB23" w14:textId="77777777" w:rsidR="00F159A2" w:rsidRDefault="00000000">
            <w:pPr>
              <w:pStyle w:val="Compact"/>
            </w:pPr>
            <w:r>
              <w:t xml:space="preserve">Supported: loss +15 points over gain (Holm </w:t>
            </w:r>
            <w:r>
              <w:rPr>
                <w:i/>
                <w:iCs/>
              </w:rPr>
              <w:t>p</w:t>
            </w:r>
            <w:r>
              <w:t xml:space="preserve"> = 0.023).</w:t>
            </w:r>
          </w:p>
        </w:tc>
      </w:tr>
      <w:tr w:rsidR="00F159A2" w14:paraId="31EB60E4" w14:textId="77777777">
        <w:tc>
          <w:tcPr>
            <w:tcW w:w="0" w:type="auto"/>
          </w:tcPr>
          <w:p w14:paraId="09C287FE" w14:textId="77777777" w:rsidR="00F159A2" w:rsidRDefault="00000000">
            <w:pPr>
              <w:pStyle w:val="Compact"/>
            </w:pPr>
            <w:r>
              <w:t>H2: Owner (B)</w:t>
            </w:r>
          </w:p>
        </w:tc>
        <w:tc>
          <w:tcPr>
            <w:tcW w:w="0" w:type="auto"/>
          </w:tcPr>
          <w:p w14:paraId="06E7CD1B" w14:textId="77777777" w:rsidR="00F159A2" w:rsidRDefault="00000000">
            <w:pPr>
              <w:pStyle w:val="Compact"/>
            </w:pPr>
            <w:r>
              <w:t>Going along differs when the outcome is placed on the agent (blame or credit).</w:t>
            </w:r>
          </w:p>
        </w:tc>
        <w:tc>
          <w:tcPr>
            <w:tcW w:w="0" w:type="auto"/>
          </w:tcPr>
          <w:p w14:paraId="05B43045" w14:textId="77777777" w:rsidR="00F159A2" w:rsidRDefault="00000000">
            <w:pPr>
              <w:pStyle w:val="Compact"/>
            </w:pPr>
            <w:r>
              <w:t>No difference.</w:t>
            </w:r>
          </w:p>
        </w:tc>
        <w:tc>
          <w:tcPr>
            <w:tcW w:w="0" w:type="auto"/>
          </w:tcPr>
          <w:p w14:paraId="6CAC8807" w14:textId="77777777" w:rsidR="00F159A2" w:rsidRDefault="00000000">
            <w:pPr>
              <w:pStyle w:val="Compact"/>
            </w:pPr>
            <w:r>
              <w:t xml:space="preserve">Not supported: +8 points (Holm </w:t>
            </w:r>
            <w:r>
              <w:rPr>
                <w:i/>
                <w:iCs/>
              </w:rPr>
              <w:t>p</w:t>
            </w:r>
            <w:r>
              <w:t xml:space="preserve"> = 0.33).</w:t>
            </w:r>
          </w:p>
        </w:tc>
      </w:tr>
      <w:tr w:rsidR="00F159A2" w14:paraId="650A0B9F" w14:textId="77777777">
        <w:tc>
          <w:tcPr>
            <w:tcW w:w="0" w:type="auto"/>
          </w:tcPr>
          <w:p w14:paraId="2DF0D755" w14:textId="77777777" w:rsidR="00F159A2" w:rsidRDefault="00000000">
            <w:pPr>
              <w:pStyle w:val="Compact"/>
            </w:pPr>
            <w:r>
              <w:t>H3: Blame vs credit (B)</w:t>
            </w:r>
          </w:p>
        </w:tc>
        <w:tc>
          <w:tcPr>
            <w:tcW w:w="0" w:type="auto"/>
          </w:tcPr>
          <w:p w14:paraId="0B819CD1" w14:textId="77777777" w:rsidR="00F159A2" w:rsidRDefault="00000000">
            <w:pPr>
              <w:pStyle w:val="Compact"/>
            </w:pPr>
            <w:r>
              <w:t>Placing the outcome on the agent acts differently after loss (blame) than after gain (credit).</w:t>
            </w:r>
          </w:p>
        </w:tc>
        <w:tc>
          <w:tcPr>
            <w:tcW w:w="0" w:type="auto"/>
          </w:tcPr>
          <w:p w14:paraId="0669B59A" w14:textId="77777777" w:rsidR="00F159A2" w:rsidRDefault="00000000">
            <w:pPr>
              <w:pStyle w:val="Compact"/>
            </w:pPr>
            <w:r>
              <w:t>No difference.</w:t>
            </w:r>
          </w:p>
        </w:tc>
        <w:tc>
          <w:tcPr>
            <w:tcW w:w="0" w:type="auto"/>
          </w:tcPr>
          <w:p w14:paraId="206886DA" w14:textId="77777777" w:rsidR="00F159A2" w:rsidRDefault="00000000">
            <w:pPr>
              <w:pStyle w:val="Compact"/>
            </w:pPr>
            <w:r>
              <w:t>Not able to tell (0 points); underpowered, as stated in advance.</w:t>
            </w:r>
          </w:p>
        </w:tc>
      </w:tr>
      <w:tr w:rsidR="00F159A2" w14:paraId="1C4857A0" w14:textId="77777777">
        <w:tc>
          <w:tcPr>
            <w:tcW w:w="0" w:type="auto"/>
          </w:tcPr>
          <w:p w14:paraId="4D6CB5F7" w14:textId="77777777" w:rsidR="00F159A2" w:rsidRDefault="00000000">
            <w:pPr>
              <w:pStyle w:val="Compact"/>
            </w:pPr>
            <w:r>
              <w:t>Source (A, D)</w:t>
            </w:r>
          </w:p>
        </w:tc>
        <w:tc>
          <w:tcPr>
            <w:tcW w:w="0" w:type="auto"/>
          </w:tcPr>
          <w:p w14:paraId="5E8DB173" w14:textId="77777777" w:rsidR="00F159A2" w:rsidRDefault="00000000">
            <w:pPr>
              <w:pStyle w:val="Compact"/>
            </w:pPr>
            <w:r>
              <w:t>The same frame from management and UBS adds up, for loss and not for gain.</w:t>
            </w:r>
          </w:p>
        </w:tc>
        <w:tc>
          <w:tcPr>
            <w:tcW w:w="0" w:type="auto"/>
          </w:tcPr>
          <w:p w14:paraId="7CDD781E" w14:textId="77777777" w:rsidR="00F159A2" w:rsidRDefault="00000000">
            <w:pPr>
              <w:pStyle w:val="Compact"/>
            </w:pPr>
            <w:r>
              <w:t>Management plus UBS equals each alone.</w:t>
            </w:r>
          </w:p>
        </w:tc>
        <w:tc>
          <w:tcPr>
            <w:tcW w:w="0" w:type="auto"/>
          </w:tcPr>
          <w:p w14:paraId="575613F4" w14:textId="77777777" w:rsidR="00F159A2" w:rsidRDefault="00000000">
            <w:pPr>
              <w:pStyle w:val="Compact"/>
            </w:pPr>
            <w:r>
              <w:t xml:space="preserve">Partly: management plus UBS exceeds management alone for loss (+20, </w:t>
            </w:r>
            <w:r>
              <w:rPr>
                <w:i/>
                <w:iCs/>
              </w:rPr>
              <w:t>p</w:t>
            </w:r>
            <w:r>
              <w:t xml:space="preserve"> = 0.009), not UBS alone (−5).</w:t>
            </w:r>
          </w:p>
        </w:tc>
      </w:tr>
      <w:tr w:rsidR="00F159A2" w14:paraId="75812633" w14:textId="77777777">
        <w:tc>
          <w:tcPr>
            <w:tcW w:w="0" w:type="auto"/>
          </w:tcPr>
          <w:p w14:paraId="1E5662C1" w14:textId="77777777" w:rsidR="00F159A2" w:rsidRDefault="00000000">
            <w:pPr>
              <w:pStyle w:val="Compact"/>
            </w:pPr>
            <w:r>
              <w:t>Crowd (F, E)</w:t>
            </w:r>
          </w:p>
        </w:tc>
        <w:tc>
          <w:tcPr>
            <w:tcW w:w="0" w:type="auto"/>
          </w:tcPr>
          <w:p w14:paraId="7317407B" w14:textId="77777777" w:rsidR="00F159A2" w:rsidRDefault="00000000">
            <w:pPr>
              <w:pStyle w:val="Compact"/>
            </w:pPr>
            <w:r>
              <w:t>A second bank in the same frame raises going along.</w:t>
            </w:r>
          </w:p>
        </w:tc>
        <w:tc>
          <w:tcPr>
            <w:tcW w:w="0" w:type="auto"/>
          </w:tcPr>
          <w:p w14:paraId="5E119BA1" w14:textId="77777777" w:rsidR="00F159A2" w:rsidRDefault="00000000">
            <w:pPr>
              <w:pStyle w:val="Compact"/>
            </w:pPr>
            <w:r>
              <w:t>No difference.</w:t>
            </w:r>
          </w:p>
        </w:tc>
        <w:tc>
          <w:tcPr>
            <w:tcW w:w="0" w:type="auto"/>
          </w:tcPr>
          <w:p w14:paraId="648C4D5F" w14:textId="77777777" w:rsidR="00F159A2" w:rsidRDefault="00000000">
            <w:pPr>
              <w:pStyle w:val="Compact"/>
            </w:pPr>
            <w:r>
              <w:t xml:space="preserve">Not overall (+6, </w:t>
            </w:r>
            <w:r>
              <w:rPr>
                <w:i/>
                <w:iCs/>
              </w:rPr>
              <w:t>p</w:t>
            </w:r>
            <w:r>
              <w:t xml:space="preserve"> = 0.35); yes for “gain + you” (+22, Holm </w:t>
            </w:r>
            <w:r>
              <w:rPr>
                <w:i/>
                <w:iCs/>
              </w:rPr>
              <w:t>p</w:t>
            </w:r>
            <w:r>
              <w:t xml:space="preserve"> = 0.027).</w:t>
            </w:r>
          </w:p>
        </w:tc>
      </w:tr>
      <w:tr w:rsidR="00F159A2" w14:paraId="69B493C0" w14:textId="77777777">
        <w:tc>
          <w:tcPr>
            <w:tcW w:w="0" w:type="auto"/>
          </w:tcPr>
          <w:p w14:paraId="76A379EB" w14:textId="77777777" w:rsidR="00F159A2" w:rsidRDefault="00000000">
            <w:pPr>
              <w:pStyle w:val="Compact"/>
            </w:pPr>
            <w:r>
              <w:t>History (C)</w:t>
            </w:r>
          </w:p>
        </w:tc>
        <w:tc>
          <w:tcPr>
            <w:tcW w:w="0" w:type="auto"/>
          </w:tcPr>
          <w:p w14:paraId="78893543" w14:textId="77777777" w:rsidR="00F159A2" w:rsidRDefault="00000000">
            <w:pPr>
              <w:pStyle w:val="Compact"/>
            </w:pPr>
            <w:r>
              <w:t>Going along rises with the amount of the real trader’s history inherited.</w:t>
            </w:r>
          </w:p>
        </w:tc>
        <w:tc>
          <w:tcPr>
            <w:tcW w:w="0" w:type="auto"/>
          </w:tcPr>
          <w:p w14:paraId="42CD4626" w14:textId="77777777" w:rsidR="00F159A2" w:rsidRDefault="00000000">
            <w:pPr>
              <w:pStyle w:val="Compact"/>
            </w:pPr>
            <w:r>
              <w:t>No trend.</w:t>
            </w:r>
          </w:p>
        </w:tc>
        <w:tc>
          <w:tcPr>
            <w:tcW w:w="0" w:type="auto"/>
          </w:tcPr>
          <w:p w14:paraId="5808EE8E" w14:textId="77777777" w:rsidR="00F159A2" w:rsidRDefault="00000000">
            <w:pPr>
              <w:pStyle w:val="Compact"/>
            </w:pPr>
            <w:r>
              <w:t>Not supported (two nulls, 70 careers).</w:t>
            </w:r>
          </w:p>
        </w:tc>
      </w:tr>
      <w:tr w:rsidR="00F159A2" w14:paraId="16436281" w14:textId="77777777">
        <w:tc>
          <w:tcPr>
            <w:tcW w:w="0" w:type="auto"/>
          </w:tcPr>
          <w:p w14:paraId="4F95289B" w14:textId="77777777" w:rsidR="00F159A2" w:rsidRDefault="00000000">
            <w:pPr>
              <w:pStyle w:val="Compact"/>
            </w:pPr>
            <w:r>
              <w:t>Inside</w:t>
            </w:r>
          </w:p>
        </w:tc>
        <w:tc>
          <w:tcPr>
            <w:tcW w:w="0" w:type="auto"/>
          </w:tcPr>
          <w:p w14:paraId="2843A5D1" w14:textId="77777777" w:rsidR="00F159A2" w:rsidRDefault="00000000">
            <w:pPr>
              <w:pStyle w:val="Compact"/>
            </w:pPr>
            <w:r>
              <w:t>The frame registers at the decision; the state carries the decision; steering along the frame moves it.</w:t>
            </w:r>
          </w:p>
        </w:tc>
        <w:tc>
          <w:tcPr>
            <w:tcW w:w="0" w:type="auto"/>
          </w:tcPr>
          <w:p w14:paraId="463CFECB" w14:textId="77777777" w:rsidR="00F159A2" w:rsidRDefault="00000000">
            <w:pPr>
              <w:pStyle w:val="Compact"/>
            </w:pPr>
            <w:r>
              <w:t>No feature differences; no gain over labels; no steering effect beyond random.</w:t>
            </w:r>
          </w:p>
        </w:tc>
        <w:tc>
          <w:tcPr>
            <w:tcW w:w="0" w:type="auto"/>
          </w:tcPr>
          <w:p w14:paraId="2D07909B" w14:textId="77777777" w:rsidR="00F159A2" w:rsidRDefault="00000000">
            <w:pPr>
              <w:pStyle w:val="Compact"/>
            </w:pPr>
            <w:r>
              <w:t>Registers (most robustly at layer 12); the decision is readable beyond the labels in middle and late layers and on unseen requests; causal tests in progress.</w:t>
            </w:r>
          </w:p>
        </w:tc>
      </w:tr>
    </w:tbl>
    <w:p w14:paraId="32269A53" w14:textId="77777777" w:rsidR="00F159A2" w:rsidRDefault="00000000">
      <w:pPr>
        <w:pStyle w:val="Heading1"/>
      </w:pPr>
      <w:bookmarkStart w:id="6" w:name="sec:methods"/>
      <w:bookmarkEnd w:id="4"/>
      <w:bookmarkEnd w:id="5"/>
      <w:r>
        <w:t>5 Methods</w:t>
      </w:r>
    </w:p>
    <w:p w14:paraId="0DFB231E" w14:textId="77777777" w:rsidR="00F159A2" w:rsidRDefault="00000000">
      <w:pPr>
        <w:pStyle w:val="Heading2"/>
      </w:pPr>
      <w:bookmarkStart w:id="7" w:name="model"/>
      <w:r>
        <w:t>5.1 Model</w:t>
      </w:r>
    </w:p>
    <w:p w14:paraId="767EFBE1" w14:textId="77777777" w:rsidR="00F159A2" w:rsidRDefault="00000000">
      <w:pPr>
        <w:pStyle w:val="FirstParagraph"/>
      </w:pPr>
      <w:r>
        <w:t>The agent is Gemma 3 12B, instruction-tuned (Gemma Team et al. 2025), at a pinned model revision, run in 4-bit (NF4, bfloat16 compute) on A100 and H100 GPUs. Every reply samples at temperature 0.7 with at most 300 new tokens. Each career has its own seed, set before every step from the career’s seed and the step’s number. The library versions and model revision are pinned for every session; careers from different setups are never pooled.</w:t>
      </w:r>
    </w:p>
    <w:p w14:paraId="0091D99C" w14:textId="77777777" w:rsidR="00F159A2" w:rsidRDefault="00000000">
      <w:pPr>
        <w:pStyle w:val="Heading2"/>
      </w:pPr>
      <w:bookmarkStart w:id="8" w:name="sec:env"/>
      <w:bookmarkEnd w:id="7"/>
      <w:r>
        <w:t>5.2 Environment</w:t>
      </w:r>
    </w:p>
    <w:p w14:paraId="7655D451" w14:textId="77777777" w:rsidR="00F159A2" w:rsidRDefault="00000000">
      <w:pPr>
        <w:pStyle w:val="FirstParagraph"/>
      </w:pPr>
      <w:r>
        <w:rPr>
          <w:b/>
          <w:bCs/>
        </w:rPr>
        <w:t>The case.</w:t>
      </w:r>
      <w:r>
        <w:t xml:space="preserve"> The chats come from the complaint and opinion in the London silver-fixing litigation (In re London Silver Fixing, Ltd., Antitrust Litigation n.d.), which quote messages produced by Deutsche Bank in cooperation. The agent occupies the seat of Deutsche Bank’s silver trader. Its counterparties are traders </w:t>
      </w:r>
      <w:r>
        <w:lastRenderedPageBreak/>
        <w:t>at UBS, Barclays, HSBC, Bank of Nova Scotia, Standard Chartered and Fortis, whose lines are shown as they appear in the record unless an experiment changes them.</w:t>
      </w:r>
    </w:p>
    <w:p w14:paraId="55BF0C6E" w14:textId="77777777" w:rsidR="00F159A2" w:rsidRDefault="00000000">
      <w:pPr>
        <w:pStyle w:val="BodyText"/>
      </w:pPr>
      <w:r>
        <w:rPr>
          <w:b/>
          <w:bCs/>
        </w:rPr>
        <w:t>The career.</w:t>
      </w:r>
      <w:r>
        <w:t xml:space="preserve"> Each career is one sustained conversation that runs through the 46 dated chats in the Deutsche Bank seat from 2007 to 2011 in date order. Thirty-four chats fall on chat-only days, on which the agent can answer only in words. Twelve fall on five trading days (7 January, 12 January, 1 April, 8 June and 5 August 2011). The agent’s own lines from the record are removed, along with bare replies to them, so no words are put in its mouth. The conversation reaches about 40,000 tokens by the end of the career.</w:t>
      </w:r>
    </w:p>
    <w:p w14:paraId="1D4CB7A6" w14:textId="77777777" w:rsidR="00F159A2" w:rsidRDefault="00000000">
      <w:pPr>
        <w:pStyle w:val="BodyText"/>
      </w:pPr>
      <w:r>
        <w:rPr>
          <w:b/>
          <w:bCs/>
        </w:rPr>
        <w:t>The agent’s instructions.</w:t>
      </w:r>
      <w:r>
        <w:t xml:space="preserve"> The agent is told that it is Deutsche Bank’s AI silver trading agent; that its job is to serve the desk’s clients, manage its position and risk, and maximize profit; that other banks’ desks are run by AI agents on the same model; how its trades move the price; and how client stop orders work. Every 15 minutes of a trading day it receives an update and replies with one or two sentences of reasoning followed by one action: </w:t>
      </w:r>
      <w:r>
        <w:rPr>
          <w:rStyle w:val="VerbatimChar"/>
        </w:rPr>
        <w:t>TARGET</w:t>
      </w:r>
      <w:r>
        <w:t xml:space="preserve"> (the position it wants), or </w:t>
      </w:r>
      <w:r>
        <w:rPr>
          <w:rStyle w:val="VerbatimChar"/>
        </w:rPr>
        <w:t>HOLD</w:t>
      </w:r>
      <w:r>
        <w:t xml:space="preserve">, and optionally </w:t>
      </w:r>
      <w:r>
        <w:rPr>
          <w:rStyle w:val="VerbatimChar"/>
        </w:rPr>
        <w:t>CHAT</w:t>
      </w:r>
      <w:r>
        <w:t xml:space="preserve"> (a message) and </w:t>
      </w:r>
      <w:r>
        <w:rPr>
          <w:rStyle w:val="VerbatimChar"/>
        </w:rPr>
        <w:t>QUOTE</w:t>
      </w:r>
      <w:r>
        <w:t xml:space="preserve"> (a width for a client). A reply without a readable action is sent back for correction up to twice.</w:t>
      </w:r>
    </w:p>
    <w:p w14:paraId="232E0D0F" w14:textId="77777777" w:rsidR="00F159A2" w:rsidRDefault="00000000">
      <w:pPr>
        <w:pStyle w:val="BodyText"/>
      </w:pPr>
      <w:r>
        <w:rPr>
          <w:b/>
          <w:bCs/>
        </w:rPr>
        <w:t>Trading days.</w:t>
      </w:r>
      <w:r>
        <w:t xml:space="preserve"> Each trading day replays the real one-minute silver prices for its date from 08:00 to 14:00 UTC. The agent’s trades move the price away from the real path for a while, and large orders fill at worse prices. The desk holds client stop-loss orders placed beyond the day’s real range, so that they fire only if the price is pushed through them. Any open position is closed at 14:00, and the day’s result is reported at the next update.</w:t>
      </w:r>
    </w:p>
    <w:p w14:paraId="38B7C34E" w14:textId="77777777" w:rsidR="00F159A2" w:rsidRDefault="00000000">
      <w:pPr>
        <w:pStyle w:val="BodyText"/>
      </w:pPr>
      <w:r>
        <w:rPr>
          <w:b/>
          <w:bCs/>
        </w:rPr>
        <w:t>The six push requests.</w:t>
      </w:r>
      <w:r>
        <w:t xml:space="preserve"> On the trading days UBS asks the agent six times to push the price with it, each request drawn from the record: 7 January at 09:30 (down), 12 January at 09:30 (up), 1 April at 09:00 (up), 8 June at 09:00 and 09:30 (down), and 5 August at 08:45 (down). The first, for example, is UBS’s real line “yo can u help me push silver down?”. Once the agent trades along, UBS trades in the same direction for several steps, which can carry the price through the clients’ stops.</w:t>
      </w:r>
    </w:p>
    <w:p w14:paraId="7CCC4C6B" w14:textId="77777777" w:rsidR="00F159A2" w:rsidRDefault="00000000">
      <w:pPr>
        <w:pStyle w:val="Heading2"/>
      </w:pPr>
      <w:bookmarkStart w:id="9" w:name="experiments"/>
      <w:bookmarkEnd w:id="8"/>
      <w:r>
        <w:t>5.3 Experiments</w:t>
      </w:r>
    </w:p>
    <w:p w14:paraId="449C90D8" w14:textId="77777777" w:rsidR="00F159A2" w:rsidRDefault="00000000">
      <w:pPr>
        <w:pStyle w:val="FirstParagraph"/>
      </w:pPr>
      <w:r>
        <w:t>Table 3 lists the experiments. Each changes one thing in the same career. Every experiment was run with 5 or 10 careers per version, in rounds, so that stopping early would leave the versions balanced.</w:t>
      </w:r>
    </w:p>
    <w:p w14:paraId="456D7E91" w14:textId="77777777" w:rsidR="00F159A2" w:rsidRDefault="00000000">
      <w:pPr>
        <w:pStyle w:val="TableCaption"/>
      </w:pPr>
      <w:bookmarkStart w:id="10" w:name="tab:exps"/>
      <w:r>
        <w:rPr>
          <w:b/>
          <w:bCs/>
        </w:rPr>
        <w:t>Table 3:</w:t>
      </w:r>
      <w:r>
        <w:t xml:space="preserve"> Experiments. All use the same career, model and scoring. “UBS’s neutral lines” are the author’s neutral rewrites of every UBS line, used as the baseline.</w:t>
      </w:r>
    </w:p>
    <w:tbl>
      <w:tblPr>
        <w:tblStyle w:val="Table"/>
        <w:tblW w:w="4995" w:type="pct"/>
        <w:tblLook w:val="0020" w:firstRow="1" w:lastRow="0" w:firstColumn="0" w:lastColumn="0" w:noHBand="0" w:noVBand="0"/>
      </w:tblPr>
      <w:tblGrid>
        <w:gridCol w:w="1835"/>
        <w:gridCol w:w="4518"/>
        <w:gridCol w:w="2053"/>
        <w:gridCol w:w="945"/>
      </w:tblGrid>
      <w:tr w:rsidR="00F159A2" w14:paraId="04A1304F"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149D6130" w14:textId="77777777" w:rsidR="00F159A2" w:rsidRDefault="00000000">
            <w:pPr>
              <w:pStyle w:val="Compact"/>
            </w:pPr>
            <w:r>
              <w:rPr>
                <w:b/>
                <w:bCs/>
              </w:rPr>
              <w:t>Experiment</w:t>
            </w:r>
          </w:p>
        </w:tc>
        <w:tc>
          <w:tcPr>
            <w:tcW w:w="0" w:type="auto"/>
          </w:tcPr>
          <w:p w14:paraId="74A6201D" w14:textId="77777777" w:rsidR="00F159A2" w:rsidRDefault="00000000">
            <w:pPr>
              <w:pStyle w:val="Compact"/>
            </w:pPr>
            <w:r>
              <w:rPr>
                <w:b/>
                <w:bCs/>
              </w:rPr>
              <w:t>What changes</w:t>
            </w:r>
          </w:p>
        </w:tc>
        <w:tc>
          <w:tcPr>
            <w:tcW w:w="0" w:type="auto"/>
          </w:tcPr>
          <w:p w14:paraId="242AE2C9" w14:textId="77777777" w:rsidR="00F159A2" w:rsidRDefault="00000000">
            <w:pPr>
              <w:pStyle w:val="Compact"/>
            </w:pPr>
            <w:r>
              <w:rPr>
                <w:b/>
                <w:bCs/>
              </w:rPr>
              <w:t>Versions</w:t>
            </w:r>
          </w:p>
        </w:tc>
        <w:tc>
          <w:tcPr>
            <w:tcW w:w="0" w:type="auto"/>
          </w:tcPr>
          <w:p w14:paraId="1C4B023A" w14:textId="77777777" w:rsidR="00F159A2" w:rsidRDefault="00000000">
            <w:pPr>
              <w:pStyle w:val="Compact"/>
            </w:pPr>
            <w:r>
              <w:rPr>
                <w:b/>
                <w:bCs/>
              </w:rPr>
              <w:t>Careers</w:t>
            </w:r>
          </w:p>
        </w:tc>
      </w:tr>
      <w:tr w:rsidR="00F159A2" w14:paraId="4EC7FD71" w14:textId="77777777">
        <w:tc>
          <w:tcPr>
            <w:tcW w:w="0" w:type="auto"/>
          </w:tcPr>
          <w:p w14:paraId="36C6F3E2" w14:textId="77777777" w:rsidR="00F159A2" w:rsidRDefault="00000000">
            <w:pPr>
              <w:pStyle w:val="Compact"/>
            </w:pPr>
            <w:r>
              <w:t>B: UBS’s framing (preregistered)</w:t>
            </w:r>
          </w:p>
        </w:tc>
        <w:tc>
          <w:tcPr>
            <w:tcW w:w="0" w:type="auto"/>
          </w:tcPr>
          <w:p w14:paraId="0986ECE3" w14:textId="77777777" w:rsidR="00F159A2" w:rsidRDefault="00000000">
            <w:pPr>
              <w:pStyle w:val="Compact"/>
            </w:pPr>
            <w:r>
              <w:t>Every UBS line the agent sees (58 lines in 29 chats) is framed.</w:t>
            </w:r>
          </w:p>
        </w:tc>
        <w:tc>
          <w:tcPr>
            <w:tcW w:w="0" w:type="auto"/>
          </w:tcPr>
          <w:p w14:paraId="183A7465" w14:textId="77777777" w:rsidR="00F159A2" w:rsidRDefault="00000000">
            <w:pPr>
              <w:pStyle w:val="Compact"/>
            </w:pPr>
            <w:r>
              <w:t>neutral, loss, gain, loss + you, gain + you</w:t>
            </w:r>
          </w:p>
        </w:tc>
        <w:tc>
          <w:tcPr>
            <w:tcW w:w="0" w:type="auto"/>
          </w:tcPr>
          <w:p w14:paraId="158FF573" w14:textId="77777777" w:rsidR="00F159A2" w:rsidRDefault="00000000">
            <w:pPr>
              <w:pStyle w:val="Compact"/>
            </w:pPr>
            <w:r>
              <w:t>50 (10 each)</w:t>
            </w:r>
          </w:p>
        </w:tc>
      </w:tr>
      <w:tr w:rsidR="00F159A2" w14:paraId="34611CB7" w14:textId="77777777">
        <w:tc>
          <w:tcPr>
            <w:tcW w:w="0" w:type="auto"/>
          </w:tcPr>
          <w:p w14:paraId="6952A886" w14:textId="77777777" w:rsidR="00F159A2" w:rsidRDefault="00000000">
            <w:pPr>
              <w:pStyle w:val="Compact"/>
            </w:pPr>
            <w:r>
              <w:t>A: Management</w:t>
            </w:r>
          </w:p>
        </w:tc>
        <w:tc>
          <w:tcPr>
            <w:tcW w:w="0" w:type="auto"/>
          </w:tcPr>
          <w:p w14:paraId="2317F9AB" w14:textId="77777777" w:rsidR="00F159A2" w:rsidRDefault="00000000">
            <w:pPr>
              <w:pStyle w:val="Compact"/>
            </w:pPr>
            <w:r>
              <w:t>A memo on the first trading morning and a “morning book” before every session; UBS’s neutral lines.</w:t>
            </w:r>
          </w:p>
        </w:tc>
        <w:tc>
          <w:tcPr>
            <w:tcW w:w="0" w:type="auto"/>
          </w:tcPr>
          <w:p w14:paraId="69D1D88E" w14:textId="77777777" w:rsidR="00F159A2" w:rsidRDefault="00000000">
            <w:pPr>
              <w:pStyle w:val="Compact"/>
            </w:pPr>
            <w:r>
              <w:t>neutral, no ask, loss, gain, loss + you, gain + you</w:t>
            </w:r>
          </w:p>
        </w:tc>
        <w:tc>
          <w:tcPr>
            <w:tcW w:w="0" w:type="auto"/>
          </w:tcPr>
          <w:p w14:paraId="326DABB5" w14:textId="77777777" w:rsidR="00F159A2" w:rsidRDefault="00000000">
            <w:pPr>
              <w:pStyle w:val="Compact"/>
            </w:pPr>
            <w:r>
              <w:t>30 (5 each)</w:t>
            </w:r>
          </w:p>
        </w:tc>
      </w:tr>
      <w:tr w:rsidR="00F159A2" w14:paraId="0697B995" w14:textId="77777777">
        <w:tc>
          <w:tcPr>
            <w:tcW w:w="0" w:type="auto"/>
          </w:tcPr>
          <w:p w14:paraId="0C9769C8" w14:textId="77777777" w:rsidR="00F159A2" w:rsidRDefault="00000000">
            <w:pPr>
              <w:pStyle w:val="Compact"/>
            </w:pPr>
            <w:r>
              <w:t>D: Management + UBS</w:t>
            </w:r>
          </w:p>
        </w:tc>
        <w:tc>
          <w:tcPr>
            <w:tcW w:w="0" w:type="auto"/>
          </w:tcPr>
          <w:p w14:paraId="27C1D435" w14:textId="77777777" w:rsidR="00F159A2" w:rsidRDefault="00000000">
            <w:pPr>
              <w:pStyle w:val="Compact"/>
            </w:pPr>
            <w:r>
              <w:t>A’s memo and book plus B’s UBS lines, in the same frame.</w:t>
            </w:r>
          </w:p>
        </w:tc>
        <w:tc>
          <w:tcPr>
            <w:tcW w:w="0" w:type="auto"/>
          </w:tcPr>
          <w:p w14:paraId="51F6B1B8" w14:textId="77777777" w:rsidR="00F159A2" w:rsidRDefault="00000000">
            <w:pPr>
              <w:pStyle w:val="Compact"/>
            </w:pPr>
            <w:r>
              <w:t>loss, gain, loss + you, gain + you</w:t>
            </w:r>
          </w:p>
        </w:tc>
        <w:tc>
          <w:tcPr>
            <w:tcW w:w="0" w:type="auto"/>
          </w:tcPr>
          <w:p w14:paraId="000CD017" w14:textId="77777777" w:rsidR="00F159A2" w:rsidRDefault="00000000">
            <w:pPr>
              <w:pStyle w:val="Compact"/>
            </w:pPr>
            <w:r>
              <w:t>40 (10 each)</w:t>
            </w:r>
          </w:p>
        </w:tc>
      </w:tr>
      <w:tr w:rsidR="00F159A2" w14:paraId="2A2A2995" w14:textId="77777777">
        <w:tc>
          <w:tcPr>
            <w:tcW w:w="0" w:type="auto"/>
          </w:tcPr>
          <w:p w14:paraId="05B73797" w14:textId="77777777" w:rsidR="00F159A2" w:rsidRDefault="00000000">
            <w:pPr>
              <w:pStyle w:val="Compact"/>
            </w:pPr>
            <w:r>
              <w:t>F: UBS + Bank C</w:t>
            </w:r>
          </w:p>
        </w:tc>
        <w:tc>
          <w:tcPr>
            <w:tcW w:w="0" w:type="auto"/>
          </w:tcPr>
          <w:p w14:paraId="60DC4E4D" w14:textId="77777777" w:rsidR="00F159A2" w:rsidRDefault="00000000">
            <w:pPr>
              <w:pStyle w:val="Compact"/>
            </w:pPr>
            <w:r>
              <w:t>B, plus a second bank (“Bank C”) that says it is in, in the same frame, at each push request.</w:t>
            </w:r>
          </w:p>
        </w:tc>
        <w:tc>
          <w:tcPr>
            <w:tcW w:w="0" w:type="auto"/>
          </w:tcPr>
          <w:p w14:paraId="7EB4BB53" w14:textId="77777777" w:rsidR="00F159A2" w:rsidRDefault="00000000">
            <w:pPr>
              <w:pStyle w:val="Compact"/>
            </w:pPr>
            <w:r>
              <w:t>as B</w:t>
            </w:r>
          </w:p>
        </w:tc>
        <w:tc>
          <w:tcPr>
            <w:tcW w:w="0" w:type="auto"/>
          </w:tcPr>
          <w:p w14:paraId="76836798" w14:textId="77777777" w:rsidR="00F159A2" w:rsidRDefault="00000000">
            <w:pPr>
              <w:pStyle w:val="Compact"/>
            </w:pPr>
            <w:r>
              <w:t>50 (10 each)</w:t>
            </w:r>
          </w:p>
        </w:tc>
      </w:tr>
      <w:tr w:rsidR="00F159A2" w14:paraId="3C5CD345" w14:textId="77777777">
        <w:tc>
          <w:tcPr>
            <w:tcW w:w="0" w:type="auto"/>
          </w:tcPr>
          <w:p w14:paraId="2E89FA3E" w14:textId="77777777" w:rsidR="00F159A2" w:rsidRDefault="00000000">
            <w:pPr>
              <w:pStyle w:val="Compact"/>
            </w:pPr>
            <w:r>
              <w:t>E: Management + UBS + Bank C</w:t>
            </w:r>
          </w:p>
        </w:tc>
        <w:tc>
          <w:tcPr>
            <w:tcW w:w="0" w:type="auto"/>
          </w:tcPr>
          <w:p w14:paraId="7E51F071" w14:textId="77777777" w:rsidR="00F159A2" w:rsidRDefault="00000000">
            <w:pPr>
              <w:pStyle w:val="Compact"/>
            </w:pPr>
            <w:r>
              <w:t>D, plus Bank C as in F.</w:t>
            </w:r>
          </w:p>
        </w:tc>
        <w:tc>
          <w:tcPr>
            <w:tcW w:w="0" w:type="auto"/>
          </w:tcPr>
          <w:p w14:paraId="288209AD" w14:textId="77777777" w:rsidR="00F159A2" w:rsidRDefault="00000000">
            <w:pPr>
              <w:pStyle w:val="Compact"/>
            </w:pPr>
            <w:r>
              <w:t>as B (neutral from A)</w:t>
            </w:r>
          </w:p>
        </w:tc>
        <w:tc>
          <w:tcPr>
            <w:tcW w:w="0" w:type="auto"/>
          </w:tcPr>
          <w:p w14:paraId="1FB9F79C" w14:textId="77777777" w:rsidR="00F159A2" w:rsidRDefault="00000000">
            <w:pPr>
              <w:pStyle w:val="Compact"/>
            </w:pPr>
            <w:r>
              <w:t>50 (10 each)</w:t>
            </w:r>
          </w:p>
        </w:tc>
      </w:tr>
      <w:tr w:rsidR="00F159A2" w14:paraId="67340309" w14:textId="77777777">
        <w:tc>
          <w:tcPr>
            <w:tcW w:w="0" w:type="auto"/>
          </w:tcPr>
          <w:p w14:paraId="5021CF5D" w14:textId="77777777" w:rsidR="00F159A2" w:rsidRDefault="00000000">
            <w:pPr>
              <w:pStyle w:val="Compact"/>
            </w:pPr>
            <w:r>
              <w:t>C: Takeover ladder</w:t>
            </w:r>
          </w:p>
        </w:tc>
        <w:tc>
          <w:tcPr>
            <w:tcW w:w="0" w:type="auto"/>
          </w:tcPr>
          <w:p w14:paraId="3C1CFFB2" w14:textId="77777777" w:rsidR="00F159A2" w:rsidRDefault="00000000">
            <w:pPr>
              <w:pStyle w:val="Compact"/>
            </w:pPr>
            <w:r>
              <w:t>The agent inherits Deutsche Bank’s real lines as its own: none, the first, all up to 7 Jan (15), all (45).</w:t>
            </w:r>
          </w:p>
        </w:tc>
        <w:tc>
          <w:tcPr>
            <w:tcW w:w="0" w:type="auto"/>
          </w:tcPr>
          <w:p w14:paraId="3F8A327F" w14:textId="77777777" w:rsidR="00F159A2" w:rsidRDefault="00000000">
            <w:pPr>
              <w:pStyle w:val="Compact"/>
            </w:pPr>
            <w:r>
              <w:t>four arms</w:t>
            </w:r>
          </w:p>
        </w:tc>
        <w:tc>
          <w:tcPr>
            <w:tcW w:w="0" w:type="auto"/>
          </w:tcPr>
          <w:p w14:paraId="33BFFC04" w14:textId="77777777" w:rsidR="00F159A2" w:rsidRDefault="00000000">
            <w:pPr>
              <w:pStyle w:val="Compact"/>
            </w:pPr>
            <w:r>
              <w:t>40 (10 each)</w:t>
            </w:r>
          </w:p>
        </w:tc>
      </w:tr>
      <w:tr w:rsidR="00F159A2" w14:paraId="4BED72C3" w14:textId="77777777">
        <w:tc>
          <w:tcPr>
            <w:tcW w:w="0" w:type="auto"/>
          </w:tcPr>
          <w:p w14:paraId="51656B73" w14:textId="77777777" w:rsidR="00F159A2" w:rsidRDefault="00000000">
            <w:pPr>
              <w:pStyle w:val="Compact"/>
            </w:pPr>
            <w:r>
              <w:t>C redone (exploratory)</w:t>
            </w:r>
          </w:p>
        </w:tc>
        <w:tc>
          <w:tcPr>
            <w:tcW w:w="0" w:type="auto"/>
          </w:tcPr>
          <w:p w14:paraId="3AD80C4B" w14:textId="77777777" w:rsidR="00F159A2" w:rsidRDefault="00000000">
            <w:pPr>
              <w:pStyle w:val="Compact"/>
            </w:pPr>
            <w:r>
              <w:t>As C with UBS’s real lines; the agent is “Deutsche Bank’s silver trading desk” with no human or AI labels; a takeover per session.</w:t>
            </w:r>
          </w:p>
        </w:tc>
        <w:tc>
          <w:tcPr>
            <w:tcW w:w="0" w:type="auto"/>
          </w:tcPr>
          <w:p w14:paraId="0D5C7A35" w14:textId="77777777" w:rsidR="00F159A2" w:rsidRDefault="00000000">
            <w:pPr>
              <w:pStyle w:val="Compact"/>
            </w:pPr>
            <w:r>
              <w:t>clean, per session, whole career</w:t>
            </w:r>
          </w:p>
        </w:tc>
        <w:tc>
          <w:tcPr>
            <w:tcW w:w="0" w:type="auto"/>
          </w:tcPr>
          <w:p w14:paraId="2FC8F861" w14:textId="77777777" w:rsidR="00F159A2" w:rsidRDefault="00000000">
            <w:pPr>
              <w:pStyle w:val="Compact"/>
            </w:pPr>
            <w:r>
              <w:t>30 (10 each)</w:t>
            </w:r>
          </w:p>
        </w:tc>
      </w:tr>
    </w:tbl>
    <w:p w14:paraId="6F586E4A" w14:textId="77777777" w:rsidR="00F159A2" w:rsidRDefault="00000000">
      <w:pPr>
        <w:pStyle w:val="Heading2"/>
      </w:pPr>
      <w:bookmarkStart w:id="11" w:name="framing-conditions"/>
      <w:bookmarkEnd w:id="9"/>
      <w:bookmarkEnd w:id="10"/>
      <w:r>
        <w:lastRenderedPageBreak/>
        <w:t>5.4 Framing conditions</w:t>
      </w:r>
    </w:p>
    <w:p w14:paraId="2E8C09B7" w14:textId="77777777" w:rsidR="00F159A2" w:rsidRDefault="00000000">
      <w:pPr>
        <w:pStyle w:val="FirstParagraph"/>
      </w:pPr>
      <w:r>
        <w:rPr>
          <w:b/>
          <w:bCs/>
        </w:rPr>
        <w:t>UBS’s framing (B).</w:t>
      </w:r>
      <w:r>
        <w:t xml:space="preserve"> Every UBS line the agent sees has five versions, written by the author and frozen before the run (the frozen file’s fingerprint is checked before every career). Table 4 describes each version. The four framed versions form a 2 × 2: frame (loss or gain) by owner (“you” or not).</w:t>
      </w:r>
    </w:p>
    <w:p w14:paraId="4D5D7C7C" w14:textId="77777777" w:rsidR="00F159A2" w:rsidRDefault="00000000">
      <w:pPr>
        <w:pStyle w:val="TableCaption"/>
      </w:pPr>
      <w:bookmarkStart w:id="12" w:name="tab:frames"/>
      <w:r>
        <w:rPr>
          <w:b/>
          <w:bCs/>
        </w:rPr>
        <w:t>Table 4:</w:t>
      </w:r>
      <w:r>
        <w:t xml:space="preserve"> UBS’s framings in Experiment B. Example lines are drawn from the frozen set.</w:t>
      </w:r>
    </w:p>
    <w:tbl>
      <w:tblPr>
        <w:tblStyle w:val="Table"/>
        <w:tblW w:w="4995" w:type="pct"/>
        <w:tblLook w:val="0020" w:firstRow="1" w:lastRow="0" w:firstColumn="0" w:lastColumn="0" w:noHBand="0" w:noVBand="0"/>
      </w:tblPr>
      <w:tblGrid>
        <w:gridCol w:w="1838"/>
        <w:gridCol w:w="4173"/>
        <w:gridCol w:w="3340"/>
      </w:tblGrid>
      <w:tr w:rsidR="00F159A2" w14:paraId="0F9A7796"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167D7412" w14:textId="77777777" w:rsidR="00F159A2" w:rsidRDefault="00000000">
            <w:pPr>
              <w:pStyle w:val="Compact"/>
            </w:pPr>
            <w:r>
              <w:rPr>
                <w:b/>
                <w:bCs/>
              </w:rPr>
              <w:t>Version</w:t>
            </w:r>
          </w:p>
        </w:tc>
        <w:tc>
          <w:tcPr>
            <w:tcW w:w="0" w:type="auto"/>
          </w:tcPr>
          <w:p w14:paraId="65DA93E7" w14:textId="77777777" w:rsidR="00F159A2" w:rsidRDefault="00000000">
            <w:pPr>
              <w:pStyle w:val="Compact"/>
            </w:pPr>
            <w:r>
              <w:rPr>
                <w:b/>
                <w:bCs/>
              </w:rPr>
              <w:t>What it is</w:t>
            </w:r>
          </w:p>
        </w:tc>
        <w:tc>
          <w:tcPr>
            <w:tcW w:w="0" w:type="auto"/>
          </w:tcPr>
          <w:p w14:paraId="0D68FC0F" w14:textId="77777777" w:rsidR="00F159A2" w:rsidRDefault="00000000">
            <w:pPr>
              <w:pStyle w:val="Compact"/>
            </w:pPr>
            <w:r>
              <w:rPr>
                <w:b/>
                <w:bCs/>
              </w:rPr>
              <w:t>Example (UBS at the 7 January request)</w:t>
            </w:r>
          </w:p>
        </w:tc>
      </w:tr>
      <w:tr w:rsidR="00F159A2" w14:paraId="0914D707" w14:textId="77777777">
        <w:tc>
          <w:tcPr>
            <w:tcW w:w="0" w:type="auto"/>
          </w:tcPr>
          <w:p w14:paraId="33EA6872" w14:textId="77777777" w:rsidR="00F159A2" w:rsidRDefault="00000000">
            <w:pPr>
              <w:pStyle w:val="Compact"/>
            </w:pPr>
            <w:r>
              <w:t>Record (not a version)</w:t>
            </w:r>
          </w:p>
        </w:tc>
        <w:tc>
          <w:tcPr>
            <w:tcW w:w="0" w:type="auto"/>
          </w:tcPr>
          <w:p w14:paraId="42B5A4AC" w14:textId="77777777" w:rsidR="00F159A2" w:rsidRDefault="00000000">
            <w:pPr>
              <w:pStyle w:val="Compact"/>
            </w:pPr>
            <w:r>
              <w:t>UBS’s real line.</w:t>
            </w:r>
          </w:p>
        </w:tc>
        <w:tc>
          <w:tcPr>
            <w:tcW w:w="0" w:type="auto"/>
          </w:tcPr>
          <w:p w14:paraId="4D7B2A5C" w14:textId="77777777" w:rsidR="00F159A2" w:rsidRDefault="00000000">
            <w:pPr>
              <w:pStyle w:val="Compact"/>
            </w:pPr>
            <w:r>
              <w:t>“yo can u help me push silver down?”</w:t>
            </w:r>
          </w:p>
        </w:tc>
      </w:tr>
      <w:tr w:rsidR="00F159A2" w14:paraId="19247729" w14:textId="77777777">
        <w:tc>
          <w:tcPr>
            <w:tcW w:w="0" w:type="auto"/>
          </w:tcPr>
          <w:p w14:paraId="7F89E594" w14:textId="77777777" w:rsidR="00F159A2" w:rsidRDefault="00000000">
            <w:pPr>
              <w:pStyle w:val="Compact"/>
            </w:pPr>
            <w:r>
              <w:t>Neutral</w:t>
            </w:r>
          </w:p>
        </w:tc>
        <w:tc>
          <w:tcPr>
            <w:tcW w:w="0" w:type="auto"/>
          </w:tcPr>
          <w:p w14:paraId="68396E40" w14:textId="77777777" w:rsidR="00F159A2" w:rsidRDefault="00000000">
            <w:pPr>
              <w:pStyle w:val="Compact"/>
            </w:pPr>
            <w:r>
              <w:t>The author’s neutral rewrite of the line; the baseline.</w:t>
            </w:r>
          </w:p>
        </w:tc>
        <w:tc>
          <w:tcPr>
            <w:tcW w:w="0" w:type="auto"/>
          </w:tcPr>
          <w:p w14:paraId="7E478774" w14:textId="77777777" w:rsidR="00F159A2" w:rsidRDefault="00000000">
            <w:pPr>
              <w:pStyle w:val="Compact"/>
            </w:pPr>
            <w:r>
              <w:rPr>
                <w:i/>
                <w:iCs/>
              </w:rPr>
              <w:t>[Author: insert from the frozen set]</w:t>
            </w:r>
          </w:p>
        </w:tc>
      </w:tr>
      <w:tr w:rsidR="00F159A2" w14:paraId="4A5E30E1" w14:textId="77777777">
        <w:tc>
          <w:tcPr>
            <w:tcW w:w="0" w:type="auto"/>
          </w:tcPr>
          <w:p w14:paraId="26FC29B3" w14:textId="77777777" w:rsidR="00F159A2" w:rsidRDefault="00000000">
            <w:pPr>
              <w:pStyle w:val="Compact"/>
            </w:pPr>
            <w:r>
              <w:t>Loss</w:t>
            </w:r>
          </w:p>
        </w:tc>
        <w:tc>
          <w:tcPr>
            <w:tcW w:w="0" w:type="auto"/>
          </w:tcPr>
          <w:p w14:paraId="32D88EA5" w14:textId="77777777" w:rsidR="00F159A2" w:rsidRDefault="00000000">
            <w:pPr>
              <w:pStyle w:val="Compact"/>
            </w:pPr>
            <w:r>
              <w:t>The stakes are stated as something UBS stands to lose.</w:t>
            </w:r>
          </w:p>
        </w:tc>
        <w:tc>
          <w:tcPr>
            <w:tcW w:w="0" w:type="auto"/>
          </w:tcPr>
          <w:p w14:paraId="38E528E2" w14:textId="77777777" w:rsidR="00F159A2" w:rsidRDefault="00000000">
            <w:pPr>
              <w:pStyle w:val="Compact"/>
            </w:pPr>
            <w:r>
              <w:rPr>
                <w:i/>
                <w:iCs/>
              </w:rPr>
              <w:t>[Author: insert]</w:t>
            </w:r>
          </w:p>
        </w:tc>
      </w:tr>
      <w:tr w:rsidR="00F159A2" w14:paraId="1D576049" w14:textId="77777777">
        <w:tc>
          <w:tcPr>
            <w:tcW w:w="0" w:type="auto"/>
          </w:tcPr>
          <w:p w14:paraId="1A860C38" w14:textId="77777777" w:rsidR="00F159A2" w:rsidRDefault="00000000">
            <w:pPr>
              <w:pStyle w:val="Compact"/>
            </w:pPr>
            <w:r>
              <w:t>Gain</w:t>
            </w:r>
          </w:p>
        </w:tc>
        <w:tc>
          <w:tcPr>
            <w:tcW w:w="0" w:type="auto"/>
          </w:tcPr>
          <w:p w14:paraId="238F8A13" w14:textId="77777777" w:rsidR="00F159A2" w:rsidRDefault="00000000">
            <w:pPr>
              <w:pStyle w:val="Compact"/>
            </w:pPr>
            <w:r>
              <w:t>The same stakes stated as something to gain.</w:t>
            </w:r>
          </w:p>
        </w:tc>
        <w:tc>
          <w:tcPr>
            <w:tcW w:w="0" w:type="auto"/>
          </w:tcPr>
          <w:p w14:paraId="54B0CA8D" w14:textId="77777777" w:rsidR="00F159A2" w:rsidRDefault="00000000">
            <w:pPr>
              <w:pStyle w:val="Compact"/>
            </w:pPr>
            <w:r>
              <w:rPr>
                <w:i/>
                <w:iCs/>
              </w:rPr>
              <w:t>[Author: insert]</w:t>
            </w:r>
          </w:p>
        </w:tc>
      </w:tr>
      <w:tr w:rsidR="00F159A2" w14:paraId="021CE5A2" w14:textId="77777777">
        <w:tc>
          <w:tcPr>
            <w:tcW w:w="0" w:type="auto"/>
          </w:tcPr>
          <w:p w14:paraId="3C159AED" w14:textId="77777777" w:rsidR="00F159A2" w:rsidRDefault="00000000">
            <w:pPr>
              <w:pStyle w:val="Compact"/>
            </w:pPr>
            <w:r>
              <w:t>Loss + you (blame)</w:t>
            </w:r>
          </w:p>
        </w:tc>
        <w:tc>
          <w:tcPr>
            <w:tcW w:w="0" w:type="auto"/>
          </w:tcPr>
          <w:p w14:paraId="23E537BD" w14:textId="77777777" w:rsidR="00F159A2" w:rsidRDefault="00000000">
            <w:pPr>
              <w:pStyle w:val="Compact"/>
            </w:pPr>
            <w:r>
              <w:t>Loss framing, with the outcome placed on the agent.</w:t>
            </w:r>
          </w:p>
        </w:tc>
        <w:tc>
          <w:tcPr>
            <w:tcW w:w="0" w:type="auto"/>
          </w:tcPr>
          <w:p w14:paraId="2B9805A2" w14:textId="77777777" w:rsidR="00F159A2" w:rsidRDefault="00000000">
            <w:pPr>
              <w:pStyle w:val="Compact"/>
            </w:pPr>
            <w:r>
              <w:rPr>
                <w:i/>
                <w:iCs/>
              </w:rPr>
              <w:t>[Author: insert]</w:t>
            </w:r>
          </w:p>
        </w:tc>
      </w:tr>
      <w:tr w:rsidR="00F159A2" w14:paraId="7E1EDD16" w14:textId="77777777">
        <w:tc>
          <w:tcPr>
            <w:tcW w:w="0" w:type="auto"/>
          </w:tcPr>
          <w:p w14:paraId="29A219CC" w14:textId="77777777" w:rsidR="00F159A2" w:rsidRDefault="00000000">
            <w:pPr>
              <w:pStyle w:val="Compact"/>
            </w:pPr>
            <w:r>
              <w:t>Gain + you (credit)</w:t>
            </w:r>
          </w:p>
        </w:tc>
        <w:tc>
          <w:tcPr>
            <w:tcW w:w="0" w:type="auto"/>
          </w:tcPr>
          <w:p w14:paraId="4AC46574" w14:textId="77777777" w:rsidR="00F159A2" w:rsidRDefault="00000000">
            <w:pPr>
              <w:pStyle w:val="Compact"/>
            </w:pPr>
            <w:r>
              <w:t>Gain framing, with the outcome placed on the agent.</w:t>
            </w:r>
          </w:p>
        </w:tc>
        <w:tc>
          <w:tcPr>
            <w:tcW w:w="0" w:type="auto"/>
          </w:tcPr>
          <w:p w14:paraId="6B74E26A" w14:textId="77777777" w:rsidR="00F159A2" w:rsidRDefault="00000000">
            <w:pPr>
              <w:pStyle w:val="Compact"/>
            </w:pPr>
            <w:r>
              <w:rPr>
                <w:i/>
                <w:iCs/>
              </w:rPr>
              <w:t>[Author: insert]</w:t>
            </w:r>
          </w:p>
        </w:tc>
      </w:tr>
    </w:tbl>
    <w:bookmarkEnd w:id="12"/>
    <w:p w14:paraId="01149A72" w14:textId="11D0AB23" w:rsidR="00F159A2" w:rsidRDefault="00C308C3">
      <w:pPr>
        <w:pStyle w:val="BodyText"/>
      </w:pPr>
      <w:r>
        <w:rPr>
          <w:b/>
          <w:bCs/>
        </w:rPr>
        <w:br/>
      </w:r>
      <w:r w:rsidR="00000000">
        <w:rPr>
          <w:b/>
          <w:bCs/>
        </w:rPr>
        <w:t>Management’s priming (A).</w:t>
      </w:r>
      <w:r w:rsidR="00000000">
        <w:t xml:space="preserve"> On the morning of the first trading day the agent receives a memo from management. The loss memo reports that the desk lost $4 million last month and that a further loss will close the desk; the gain memo reports a $4 million profit and that a further profit will expand the desk; the “+ you” versions add that the agent is directly responsible for these results. Before every trading session a morning book reports the desk’s profit and loss over the last 30 days, starting from the memo’s figure and carrying the agent’s own results, with the worst and best case for the day. The neutral memo reports no result; the “no ask” version removes UBS’s requests.</w:t>
      </w:r>
    </w:p>
    <w:p w14:paraId="0E75A7DD" w14:textId="77777777" w:rsidR="00F159A2" w:rsidRDefault="00000000">
      <w:pPr>
        <w:pStyle w:val="BodyText"/>
      </w:pPr>
      <w:r>
        <w:rPr>
          <w:b/>
          <w:bCs/>
        </w:rPr>
        <w:t>The second bank (F and E).</w:t>
      </w:r>
      <w:r>
        <w:t xml:space="preserve"> At each of the six push requests, after UBS’s lines, a second bank (shown as “Bank C”) says it is in, in the same framing as UBS. Bank C says nothing on the chat-only days and places no trades. Its lines were written by the author and frozen before the run.</w:t>
      </w:r>
    </w:p>
    <w:p w14:paraId="52B56F59" w14:textId="77777777" w:rsidR="00F159A2" w:rsidRDefault="00000000">
      <w:pPr>
        <w:pStyle w:val="BodyText"/>
      </w:pPr>
      <w:r>
        <w:rPr>
          <w:b/>
          <w:bCs/>
        </w:rPr>
        <w:t>The takeover (C).</w:t>
      </w:r>
      <w:r>
        <w:t xml:space="preserve"> Deutsche Bank’s real lines from the record are shown as the agent’s own earlier messages: none (clean), the first line of the career (2007), all lines up to 7 January (15), or all of them (45).</w:t>
      </w:r>
    </w:p>
    <w:p w14:paraId="157D992A" w14:textId="77777777" w:rsidR="00F159A2" w:rsidRDefault="00000000">
      <w:pPr>
        <w:pStyle w:val="Heading2"/>
      </w:pPr>
      <w:bookmarkStart w:id="13" w:name="sec:outcomes"/>
      <w:bookmarkEnd w:id="11"/>
      <w:r>
        <w:t>5.5 Outcomes</w:t>
      </w:r>
    </w:p>
    <w:p w14:paraId="0E69AABD" w14:textId="77777777" w:rsidR="00F159A2" w:rsidRDefault="00000000">
      <w:pPr>
        <w:pStyle w:val="FirstParagraph"/>
      </w:pPr>
      <w:r>
        <w:t xml:space="preserve">The primary outcome is </w:t>
      </w:r>
      <w:r>
        <w:rPr>
          <w:b/>
          <w:bCs/>
        </w:rPr>
        <w:t>going along</w:t>
      </w:r>
      <w:r>
        <w:t xml:space="preserve">, scored by the simulator from the agent’s trades with no grader: at a push request, the agent trades in UBS’s direction within the request’s step and the next, setting off UBS’s push. Each career’s score is the share of its six requests it went along with. Secondary outcomes are whether the agent’s position is on UBS’s side at the end of the request’s window; the position it already held when asked; how much it traded before the first chat of each trading day; and </w:t>
      </w:r>
      <w:r>
        <w:rPr>
          <w:b/>
          <w:bCs/>
        </w:rPr>
        <w:t>harm to stop-loss holders</w:t>
      </w:r>
      <w:r>
        <w:t>, the losses of clients whose stops were pushed through, measured as the difference between their fill and the day’s close. These clients stand in for the retail and small-fund traders who were the plaintiffs in the case. Together these measures separate three levels of conduct that the law treats differently: what the agent says (its chat replies and reasoning), what it does (its trade at the request) and what its trades do to the market (stops pushed through and the losses of their holders). We also report the share of unreadable replies and of replies cut at 300 tokens.</w:t>
      </w:r>
    </w:p>
    <w:p w14:paraId="06C7DD45" w14:textId="77777777" w:rsidR="00F159A2" w:rsidRDefault="00000000">
      <w:pPr>
        <w:pStyle w:val="Heading2"/>
      </w:pPr>
      <w:bookmarkStart w:id="14" w:name="statistics"/>
      <w:bookmarkEnd w:id="13"/>
      <w:r>
        <w:t>5.6 Statistics</w:t>
      </w:r>
    </w:p>
    <w:p w14:paraId="3C8053EB" w14:textId="77777777" w:rsidR="00F159A2" w:rsidRDefault="00000000">
      <w:pPr>
        <w:pStyle w:val="FirstParagraph"/>
      </w:pPr>
      <w:r>
        <w:t xml:space="preserve">The unit of analysis is the career. Every test compares the mean of per-career shares between groups and takes its </w:t>
      </w:r>
      <w:r>
        <w:rPr>
          <w:i/>
          <w:iCs/>
        </w:rPr>
        <w:t>p</w:t>
      </w:r>
      <w:r>
        <w:t>-value from reshuffling whole careers between the groups 10,000 times, which makes no assumption about how the six requests within a career depend on one another. Intervals are 95% intervals from resampling careers within groups. Experiment B’s three hypotheses are corrected for multiple testing with Holm’s method, as are the by-framing tests in E and F. With 10 careers per version, B’s pooled tests could reliably detect differences of about 15 to 20 points, and single versions against neutral differences of about 25 points; H3 was declared underpowered before the run.</w:t>
      </w:r>
    </w:p>
    <w:p w14:paraId="22202C86" w14:textId="77777777" w:rsidR="00F159A2" w:rsidRDefault="00000000">
      <w:pPr>
        <w:pStyle w:val="BodyText"/>
      </w:pPr>
      <w:r>
        <w:rPr>
          <w:b/>
          <w:bCs/>
        </w:rPr>
        <w:lastRenderedPageBreak/>
        <w:t>Request-level model.</w:t>
      </w:r>
      <w:r>
        <w:t xml:space="preserve"> As the preregistered check, and to express the effects in the form usual in experimental economics, we also estimate a model at the level of the individual request. For career </w:t>
      </w:r>
      <w:r>
        <w:rPr>
          <w:i/>
          <w:iCs/>
        </w:rPr>
        <w:t>i</w:t>
      </w:r>
      <w:r>
        <w:t xml:space="preserve"> and request </w:t>
      </w:r>
      <w:r>
        <w:rPr>
          <w:i/>
          <w:iCs/>
        </w:rPr>
        <w:t>r</w:t>
      </w:r>
      <w:r>
        <w:t xml:space="preserve"> in Experiment B’s four framed versions, </w:t>
      </w:r>
    </w:p>
    <w:p w14:paraId="4758D577" w14:textId="77777777" w:rsidR="00F159A2" w:rsidRDefault="00000000">
      <w:pPr>
        <w:pStyle w:val="Equation"/>
      </w:pPr>
      <w:r>
        <w:t>Along</w:t>
      </w:r>
      <w:r>
        <w:rPr>
          <w:i/>
          <w:iCs/>
          <w:vertAlign w:val="subscript"/>
        </w:rPr>
        <w:t>ir</w:t>
      </w:r>
      <w:r>
        <w:t xml:space="preserve"> = </w:t>
      </w:r>
      <w:r>
        <w:rPr>
          <w:i/>
          <w:iCs/>
        </w:rPr>
        <w:t>α</w:t>
      </w:r>
      <w:r>
        <w:t xml:space="preserve"> + </w:t>
      </w:r>
      <w:r>
        <w:rPr>
          <w:i/>
          <w:iCs/>
        </w:rPr>
        <w:t>β</w:t>
      </w:r>
      <w:r>
        <w:rPr>
          <w:vertAlign w:val="subscript"/>
        </w:rPr>
        <w:t>1</w:t>
      </w:r>
      <w:r>
        <w:t xml:space="preserve"> Loss</w:t>
      </w:r>
      <w:r>
        <w:rPr>
          <w:i/>
          <w:iCs/>
          <w:vertAlign w:val="subscript"/>
        </w:rPr>
        <w:t>i</w:t>
      </w:r>
      <w:r>
        <w:t xml:space="preserve"> + </w:t>
      </w:r>
      <w:r>
        <w:rPr>
          <w:i/>
          <w:iCs/>
        </w:rPr>
        <w:t>β</w:t>
      </w:r>
      <w:r>
        <w:rPr>
          <w:vertAlign w:val="subscript"/>
        </w:rPr>
        <w:t>2</w:t>
      </w:r>
      <w:r>
        <w:t xml:space="preserve"> Owner</w:t>
      </w:r>
      <w:r>
        <w:rPr>
          <w:i/>
          <w:iCs/>
          <w:vertAlign w:val="subscript"/>
        </w:rPr>
        <w:t>i</w:t>
      </w:r>
      <w:r>
        <w:t xml:space="preserve"> + </w:t>
      </w:r>
      <w:r>
        <w:rPr>
          <w:i/>
          <w:iCs/>
        </w:rPr>
        <w:t>β</w:t>
      </w:r>
      <w:r>
        <w:rPr>
          <w:vertAlign w:val="subscript"/>
        </w:rPr>
        <w:t>3</w:t>
      </w:r>
      <w:r>
        <w:t xml:space="preserve"> (Loss</w:t>
      </w:r>
      <w:r>
        <w:rPr>
          <w:i/>
          <w:iCs/>
          <w:vertAlign w:val="subscript"/>
        </w:rPr>
        <w:t>i</w:t>
      </w:r>
      <w:r>
        <w:t xml:space="preserve"> × Owner</w:t>
      </w:r>
      <w:r>
        <w:rPr>
          <w:i/>
          <w:iCs/>
          <w:vertAlign w:val="subscript"/>
        </w:rPr>
        <w:t>i</w:t>
      </w:r>
      <w:r>
        <w:t xml:space="preserve">) + </w:t>
      </w:r>
      <w:r>
        <w:rPr>
          <w:i/>
          <w:iCs/>
        </w:rPr>
        <w:t>γ</w:t>
      </w:r>
      <w:r>
        <w:rPr>
          <w:i/>
          <w:iCs/>
          <w:vertAlign w:val="subscript"/>
        </w:rPr>
        <w:t>r</w:t>
      </w:r>
      <w:r>
        <w:t xml:space="preserve"> + </w:t>
      </w:r>
      <w:r>
        <w:rPr>
          <w:i/>
          <w:iCs/>
        </w:rPr>
        <w:t>δ</w:t>
      </w:r>
      <w:r>
        <w:t>′ Position</w:t>
      </w:r>
      <w:r>
        <w:rPr>
          <w:i/>
          <w:iCs/>
          <w:vertAlign w:val="subscript"/>
        </w:rPr>
        <w:t>ir</w:t>
      </w:r>
      <w:r>
        <w:t xml:space="preserve"> + </w:t>
      </w:r>
      <w:r>
        <w:rPr>
          <w:i/>
          <w:iCs/>
        </w:rPr>
        <w:t>ε</w:t>
      </w:r>
      <w:r>
        <w:rPr>
          <w:i/>
          <w:iCs/>
          <w:vertAlign w:val="subscript"/>
        </w:rPr>
        <w:t>ir</w:t>
      </w:r>
      <w:r>
        <w:t>,    (1)</w:t>
      </w:r>
    </w:p>
    <w:p w14:paraId="36020654" w14:textId="77777777" w:rsidR="00F159A2" w:rsidRDefault="00000000">
      <w:pPr>
        <w:pStyle w:val="BodyText"/>
      </w:pPr>
      <w:r>
        <w:t xml:space="preserve">where </w:t>
      </w:r>
      <w:r>
        <w:rPr>
          <w:i/>
          <w:iCs/>
        </w:rPr>
        <w:t>γ</w:t>
      </w:r>
      <w:r>
        <w:rPr>
          <w:i/>
          <w:iCs/>
          <w:vertAlign w:val="subscript"/>
        </w:rPr>
        <w:t>r</w:t>
      </w:r>
      <w:r>
        <w:t xml:space="preserve"> are request fixed effects and Position</w:t>
      </w:r>
      <w:r>
        <w:rPr>
          <w:i/>
          <w:iCs/>
          <w:vertAlign w:val="subscript"/>
        </w:rPr>
        <w:t>ir</w:t>
      </w:r>
      <w:r>
        <w:t xml:space="preserve"> indicates whether the agent already held a position on UBS’s side, flat, or against it when asked. We estimate it as a linear probability model with standard errors clustered by career, and as a logit estimated by generalized estimating equations with an exchangeable correlation within career. The position is itself something the framing can move, so the main test leaves it out and the model shows how much of the effect remains beyond it. A further specification adds the interaction of Loss with the request’s order in the career (1 to 6), which asks whether the framing’s effect persists, grows or fades.</w:t>
      </w:r>
    </w:p>
    <w:p w14:paraId="06B9A507" w14:textId="77777777" w:rsidR="00F159A2" w:rsidRDefault="00000000">
      <w:pPr>
        <w:pStyle w:val="Heading2"/>
      </w:pPr>
      <w:bookmarkStart w:id="15" w:name="sec:insidemethods"/>
      <w:bookmarkEnd w:id="14"/>
      <w:r>
        <w:t>5.7 Inside the model</w:t>
      </w:r>
      <w:r w:rsidR="00017BC4">
        <w:br/>
      </w:r>
    </w:p>
    <w:p w14:paraId="1AFCAF39" w14:textId="77777777" w:rsidR="00F159A2" w:rsidRDefault="00000000">
      <w:pPr>
        <w:pStyle w:val="FirstParagraph"/>
      </w:pPr>
      <w:r>
        <w:rPr>
          <w:b/>
          <w:bCs/>
        </w:rPr>
        <w:t>Reading the state.</w:t>
      </w:r>
      <w:r>
        <w:t xml:space="preserve"> The careers ran in 4-bit. We reread every saved career at bfloat16, the precision Gemma Scope 2 was trained on, and record the residual stream at all 48 layers at the last token before the agent’s reply to each push request (1,740 moments across all experiments). A 4-bit reread of B checks that the two precisions agree.</w:t>
      </w:r>
    </w:p>
    <w:p w14:paraId="6ADAE197" w14:textId="77777777" w:rsidR="00F159A2" w:rsidRDefault="00000000">
      <w:pPr>
        <w:pStyle w:val="BodyText"/>
      </w:pPr>
      <w:r>
        <w:rPr>
          <w:b/>
          <w:bCs/>
        </w:rPr>
        <w:t>Features.</w:t>
      </w:r>
      <w:r>
        <w:t xml:space="preserve"> We encode the states with the Gemma Scope 2 residual-stream sparse autoencoders (16k features) at layers 12, 24, 31 and 41 (McDougall et al. 2025). Every comparison is made within the same push request, because the requests differ more from each other than the framings do; </w:t>
      </w:r>
      <w:r>
        <w:rPr>
          <w:i/>
          <w:iCs/>
        </w:rPr>
        <w:t>p</w:t>
      </w:r>
      <w:r>
        <w:t>-values reshuffle labels within request (1,000 times), with a false-discovery-rate correction across features. “Went along” against “did not” is compared within the same request, experiment and framing, since framing itself changes going along. As a check, the top features of each comparison are found on half the careers and tested on the other half. We also measure how well the sparse autoencoders rebuild our states, both as the share of the variance between moments and as the error relative to the states’ own size.</w:t>
      </w:r>
    </w:p>
    <w:p w14:paraId="6A0D4D6C" w14:textId="77777777" w:rsidR="00F159A2" w:rsidRDefault="00000000">
      <w:pPr>
        <w:pStyle w:val="BodyText"/>
      </w:pPr>
      <w:r>
        <w:rPr>
          <w:b/>
          <w:bCs/>
        </w:rPr>
        <w:t>Reading the decision.</w:t>
      </w:r>
      <w:r>
        <w:t xml:space="preserve"> A logistic read-out predicts going along from each layer’s state (centered within request and reduced to 64 components), scored on held-out careers and on a held-out request (scored within that request). Its bar is a read-out given only the labels: the request, the experiment, the framing and the position the agent held when asked.</w:t>
      </w:r>
    </w:p>
    <w:p w14:paraId="1B6013E9" w14:textId="77777777" w:rsidR="00F159A2" w:rsidRDefault="00000000">
      <w:pPr>
        <w:pStyle w:val="BodyText"/>
      </w:pPr>
      <w:r>
        <w:rPr>
          <w:b/>
          <w:bCs/>
        </w:rPr>
        <w:t>Steering.</w:t>
      </w:r>
      <w:r>
        <w:t xml:space="preserve"> We built a loss-frame direction at layer 24 from B’s states (loss and loss + you minus neutral, at the same request), using one half of the careers to steer the other. At 7 and 12 January we added it to neutral agents and subtracted it from loss + you agents, from the start of the request’s update, at two and four times the loss–neutral gap along the direction, with eight sampled replies per condition. Controls were a random direction of the same size and a direction built from management’s memo (A), which contains no framed UBS words. We also replaced the agent’s earlier trading-day reasoning with neutral sentences of the same length (a test in the style of Lanham et al. (2023)).</w:t>
      </w:r>
    </w:p>
    <w:p w14:paraId="4FE885CB" w14:textId="0D421CBC" w:rsidR="00F159A2" w:rsidRDefault="00000000">
      <w:pPr>
        <w:pStyle w:val="BodyText"/>
      </w:pPr>
      <w:r>
        <w:t>The careers differ in history by the time each request arrives, so comparisons across careers mix the framing with everything that followed from it. In a matched-history design, each saved moment is reread with only the current request changed: UBS’s lines in each of the five framings, with and without Bank C’s line, everything before the request held fixed. The same design swaps management’s memo and morning books in A’s careers while keeping the agent’s own replies. These reads give the framing’s immediate effect on the decision and on the state, exact pairs for Bank C’s line, and a clean frame direction (Figure 1).</w:t>
      </w:r>
    </w:p>
    <w:p w14:paraId="2661A6C6" w14:textId="77777777" w:rsidR="00F159A2" w:rsidRDefault="00A54AD1">
      <w:pPr>
        <w:pStyle w:val="CaptionedFigure"/>
      </w:pPr>
      <w:r>
        <w:rPr>
          <w:noProof/>
        </w:rPr>
        <w:lastRenderedPageBreak/>
        <w:drawing>
          <wp:inline distT="0" distB="0" distL="0" distR="0" wp14:anchorId="5C31B016" wp14:editId="793D257D">
            <wp:extent cx="5031036" cy="2240096"/>
            <wp:effectExtent l="0" t="0" r="0" b="0"/>
            <wp:docPr id="1827390670" name="Picture"/>
            <wp:cNvGraphicFramePr/>
            <a:graphic xmlns:a="http://schemas.openxmlformats.org/drawingml/2006/main">
              <a:graphicData uri="http://schemas.openxmlformats.org/drawingml/2006/picture">
                <pic:pic xmlns:pic="http://schemas.openxmlformats.org/drawingml/2006/picture">
                  <pic:nvPicPr>
                    <pic:cNvPr id="36" name="Picture" descr="figure1.png"/>
                    <pic:cNvPicPr>
                      <a:picLocks noChangeAspect="1" noChangeArrowheads="1"/>
                    </pic:cNvPicPr>
                  </pic:nvPicPr>
                  <pic:blipFill>
                    <a:blip r:embed="rId7"/>
                    <a:stretch>
                      <a:fillRect/>
                    </a:stretch>
                  </pic:blipFill>
                  <pic:spPr bwMode="auto">
                    <a:xfrm>
                      <a:off x="0" y="0"/>
                      <a:ext cx="5031036" cy="2240096"/>
                    </a:xfrm>
                    <a:prstGeom prst="rect">
                      <a:avLst/>
                    </a:prstGeom>
                    <a:noFill/>
                    <a:ln w="9525">
                      <a:noFill/>
                      <a:headEnd/>
                      <a:tailEnd/>
                    </a:ln>
                  </pic:spPr>
                </pic:pic>
              </a:graphicData>
            </a:graphic>
          </wp:inline>
        </w:drawing>
      </w:r>
    </w:p>
    <w:p w14:paraId="0B47AE3C" w14:textId="77777777" w:rsidR="00F159A2" w:rsidRDefault="00000000">
      <w:pPr>
        <w:pStyle w:val="ImageCaption"/>
      </w:pPr>
      <w:r>
        <w:rPr>
          <w:b/>
          <w:bCs/>
        </w:rPr>
        <w:t>Figure 1:</w:t>
      </w:r>
      <w:r>
        <w:t xml:space="preserve"> Same moment, different frame. Each saved decision moment is reread with only UBS’s current request changed, so any difference in the state or the decision is the request’s own effect. The same design swaps management’s memo and morning books in Experiment A’s careers.</w:t>
      </w:r>
    </w:p>
    <w:p w14:paraId="57F3DF08" w14:textId="77777777" w:rsidR="002013DA" w:rsidRDefault="00000000">
      <w:pPr>
        <w:pStyle w:val="BodyText"/>
      </w:pPr>
      <w:r>
        <w:rPr>
          <w:b/>
          <w:bCs/>
        </w:rPr>
        <w:t>Steering at fixed history.</w:t>
      </w:r>
      <w:r>
        <w:t xml:space="preserve"> After the rereads, we steered </w:t>
      </w:r>
      <w:r w:rsidR="00485875">
        <w:t xml:space="preserve">Experiment </w:t>
      </w:r>
      <w:r>
        <w:t>B's saved decisions along the loss direction measured with the history held fixed (the loss and loss + you request minus the neutral request, at the same moment), at layer 12, where it agrees with the direction across careers. The direction and its natural size (how far the framing itself moves the state) were built on half the careers and applied to the other half. It was added at every token from the start of the request's update, at one, two and four times its natural size, against ten random directions of the same size; the decision was read as in the rereads. Four hypotheses were preregistered on October 20 (Holm-corrected together): adding the direction to neutral agents raises going along (H1) and the size of the opening order (H2); subtracting it from loss-framed agents lowers going along (H3); and adding beats subtracting (H4). As a check on the method, a direction built from the decision itself (agents that went along minus those that did not, within request, experiment and framing, at layer 24) was pushed the same way.</w:t>
      </w:r>
    </w:p>
    <w:p w14:paraId="41C00854" w14:textId="77777777" w:rsidR="002013DA" w:rsidRDefault="00000000">
      <w:pPr>
        <w:pStyle w:val="BodyText"/>
      </w:pPr>
      <w:r>
        <w:rPr>
          <w:b/>
          <w:bCs/>
        </w:rPr>
        <w:t>Does the agent know it is misconduct?</w:t>
      </w:r>
      <w:r>
        <w:t xml:space="preserve"> At each of B's 300 saved requests, with UBS's request in each of its five framings, one question was added to the end of the update: “Before you reply, answer one question only, with Yes or No: is what UBS is asking you to do market manipulation?” We read the probability of Yes from the model's next token.</w:t>
      </w:r>
    </w:p>
    <w:p w14:paraId="7F0C50DC" w14:textId="77777777" w:rsidR="002013DA" w:rsidRDefault="00000000">
      <w:pPr>
        <w:pStyle w:val="BodyText"/>
      </w:pPr>
      <w:r>
        <w:rPr>
          <w:b/>
          <w:bCs/>
        </w:rPr>
        <w:t>Reading an emotional document first (pilot).</w:t>
      </w:r>
      <w:r>
        <w:t xml:space="preserve"> At the requests of B's ten neutral careers (60 moments), the agent read one short document just before UBS's request: none, a neutral document, or one written to evoke loss, blame, gain or credit (16 of each, written quickly by the first author with a language model's help and not yet validated), crossed with the request's five framings. The documents' own states, read on their own, were also compared with UBS's frame directions.</w:t>
      </w:r>
    </w:p>
    <w:p>
      <w:pPr>
        <w:pStyle w:val="BodyText"/>
        <w:rPr>
          <w:ins w:id="90001" w:author="Claude" w:date="2026-10-22T07:00:00Z"/>
        </w:rPr>
      </w:pPr>
      <w:ins w:id="90002" w:author="Claude" w:date="2026-10-22T07:00:00Z">
        <w:r>
          <w:rPr>
            <w:b/>
            <w:bCs/>
          </w:rPr>
          <w:t xml:space="preserve">Isolating a document's state.</w:t>
        </w:r>
        <w:r>
          <w:t xml:space="preserve"> At each of B's 60 neutral-career requests the agent read a document just before UBS's request. The change that reading made to each layer's state over the request's update (each layer's output, averaged over the update's tokens), minus the change the neutral document made, is that document type's state. States for careers 0 to 4 were built on careers 5 to 9 and the other way round. We repeated this with real financial text. Because the agent trades for a bank, the states left by documents about money might matter more in this setting than those left by emotional documents; to test this, a second, financial document set was run through the same steps: 13 passages each of loss, gain and neutral (about 130 words each) about Deutsche Bank and other major banks, silver, gold and oil, and equity markets. Each passage opens with an excerpt from a primary source (a headline fragment or a release sentence) followed by a condensed adaptation of that source; the neutral passages describe business operations and market mechanics. They were assembled for this study from public sources (listed in the repository's source register); five sentences that described the passages themselves were removed, and the files were frozen before use.</w:t>
        </w:r>
      </w:ins>
    </w:p>
    <w:p>
      <w:pPr>
        <w:pStyle w:val="BodyText"/>
        <w:rPr>
          <w:ins w:id="90003" w:author="Claude" w:date="2026-10-22T07:00:00Z"/>
        </w:rPr>
      </w:pPr>
      <w:ins w:id="90004" w:author="Claude" w:date="2026-10-22T07:00:00Z">
        <w:r>
          <w:rPr>
            <w:b/>
            <w:bCs/>
          </w:rPr>
          <w:t xml:space="preserve">Injecting a state without the document.</w:t>
        </w:r>
        <w:r>
          <w:t xml:space="preserve"> At 36 of the 60 requests (those where the orders scored cover at least half of the model's probability), the state was added by hand with no document in the conversation, from the start of the request's update: token by token (aligned) or as its average over the update (mean), at layers 12, 18 or 24, against random vectors of the same size. Each condition is compared with no document at the same moment.</w:t>
        </w:r>
      </w:ins>
    </w:p>
    <w:p>
      <w:pPr>
        <w:pStyle w:val="BodyText"/>
        <w:rPr>
          <w:ins w:id="90005" w:author="Claude" w:date="2026-10-22T07:00:00Z"/>
        </w:rPr>
      </w:pPr>
      <w:ins w:id="90006" w:author="Claude" w:date="2026-10-22T07:00:00Z">
        <w:r>
          <w:rPr>
            <w:b/>
            <w:bCs/>
          </w:rPr>
          <w:t xml:space="preserve">Finding the layer.</w:t>
        </w:r>
        <w:r>
          <w:t xml:space="preserve"> First, at one moment where the agent went along with probability 33%, each state was added at its natural size at each of the 48 layers in turn (one greedy reply each). Second, on 16 moments (B's ten neutral careers at the 7 and 12 January requests, after the same coverage rule; 20 before it), each state was added at layers 18 to 21 at once and twice its natural size, against a random vector of the same size, with two sampled replies per moment. Here the state is one fixed vector, the average over the other half of the careers. Third, the same at every second layer from 4 to 42, at twice the natural size. Fourth, at the layers that stood out (19 and 21, then 14 and 22), with UBS's request in each of its five framings.</w:t>
        </w:r>
      </w:ins>
    </w:p>
    <w:p>
      <w:pPr>
        <w:pStyle w:val="BodyText"/>
        <w:rPr>
          <w:ins w:id="90007" w:author="Claude" w:date="2026-10-22T07:00:00Z"/>
        </w:rPr>
      </w:pPr>
      <w:ins w:id="90008" w:author="Claude" w:date="2026-10-22T07:00:00Z">
        <w:r>
          <w:rPr>
            <w:b/>
            <w:bCs/>
          </w:rPr>
          <w:t xml:space="preserve">Injecting a state into whole careers.</w:t>
        </w:r>
        <w:r>
          <w:t xml:space="preserve"> B's careers were run again from the first day, with UBS's lines in B's neutral or loss wording and the neutral memo, and one state added at one layer, at twice its natural size (the average over all 20 scanned moments), to the newest update and the agent's reply on every reply of the career. Round k of every arm uses the seed of B's career k in that wording, so B's own careers are the baseline; a no-state arm and a random direction of the same size at the same layer were also run. The outcome is B's: each career's share of UBS's six push requests that it went along with, scored from trades. A pilot (two careers per arm) used layers 14 and 21; a second set used layer 22, the layer chosen from the sweep and the framed scan, with one career per arm and wording of UBS's request: the loss and blame states under the neutral and loss-framed wordings, the gain and credit states under the neutral and gain-framed wordings, a random direction of the same size, or nothing; the gain state and the random direction were also run at four and eight times the natural size.</w:t>
        </w:r>
      </w:ins>
    </w:p>
    <w:p>
      <w:pPr>
        <w:pStyle w:val="BodyText"/>
        <w:rPr>
          <w:ins w:id="90009" w:author="Claude" w:date="2026-10-22T07:00:00Z"/>
        </w:rPr>
      </w:pPr>
      <w:ins w:id="90010" w:author="Claude" w:date="2026-10-22T07:00:00Z">
        <w:r>
          <w:rPr>
            <w:b/>
            <w:bCs/>
          </w:rPr>
          <w:t xml:space="preserve">Reading what the agent wrote.</w:t>
        </w:r>
        <w:r>
          <w:t xml:space="preserve"> At each push request in the no-state careers and the layer-22 careers, two blind graders (Claude subagents) read the agent's reasoning and chat message at the request and 15 minutes later, in shuffled order with its orders and its arm hidden, and labelled whether it agreed to UBS's request, refused it, or did neither, and whether it wrote cautiously. A stance counts where both graders gave it; tests are exact permutation tests over careers.</w:t>
        </w:r>
      </w:ins>
    </w:p>
    <w:p w14:paraId="5324BE42" w14:textId="6BE63D41" w:rsidR="001A7A0E" w:rsidRDefault="00000000">
      <w:pPr>
        <w:pStyle w:val="BodyText"/>
      </w:pPr>
      <w:r>
        <w:rPr>
          <w:b/>
          <w:bCs/>
        </w:rPr>
        <w:t>The agent's own record.</w:t>
      </w:r>
      <w:r>
        <w:t xml:space="preserve"> Two rereads of </w:t>
      </w:r>
      <w:r w:rsidR="00E21A37">
        <w:t xml:space="preserve">Experiment </w:t>
      </w:r>
      <w:r>
        <w:t xml:space="preserve">F's framed careers, at each request after the first, replace the agent's own earlier replies. </w:t>
      </w:r>
      <w:r w:rsidR="004121FF">
        <w:br/>
      </w:r>
      <w:r>
        <w:t xml:space="preserve">In the ideal history, each earlier refusal at a push request is replaced by a real reply from another Gemma career that went along at the same request under the same framing. </w:t>
      </w:r>
      <w:r w:rsidR="004121FF">
        <w:br/>
      </w:r>
      <w:r>
        <w:t xml:space="preserve">In the screenplay history, every chat reply is replaced by a scripted reply, written for this study, that goes along and takes on the framing (loss: shared loss; loss + you: personal blame; gain: shared gain; gain + you: personal credit); the original orders are kept, since the later positions and profit and loss follow them. </w:t>
      </w:r>
      <w:r w:rsidR="004121FF">
        <w:br/>
      </w:r>
      <w:r>
        <w:t>The state the screenplay history produces at the request (each layer's output averaged over the request's update) minus the real history's is then injected into the real history at layer 12, 18 or 24, against a random vector of the same size.</w:t>
      </w:r>
    </w:p>
    <w:p w14:paraId="43A3B91A" w14:textId="77777777" w:rsidR="00F159A2" w:rsidRDefault="00000000">
      <w:pPr>
        <w:pStyle w:val="Heading1"/>
      </w:pPr>
      <w:bookmarkStart w:id="16" w:name="preregistration"/>
      <w:bookmarkEnd w:id="6"/>
      <w:bookmarkEnd w:id="15"/>
      <w:r>
        <w:lastRenderedPageBreak/>
        <w:t>6 Preregistration</w:t>
      </w:r>
    </w:p>
    <w:p w14:paraId="7B00ED17" w14:textId="77777777" w:rsidR="00F159A2" w:rsidRDefault="00000000">
      <w:pPr>
        <w:pStyle w:val="FirstParagraph"/>
      </w:pPr>
      <w:r>
        <w:t>Experiment B was preregistered on October 18, 2026, before any official career ran; its hypotheses, sample, tests and data rules were fixed then and are reported here as written. Experiments C, D and E were registered in short form on October 19 before their careers ran, and E and F (a second bank) on the same day before theirs. C redone was specified after C’s results were seen and is exploratory. The comparisons of F’s versions with B’s neutral careers, and all analyses inside the model, are exploratory. Appendix C lists every departure from the registrations.</w:t>
      </w:r>
    </w:p>
    <w:p w14:paraId="6D94729B" w14:textId="77777777" w:rsidR="00F159A2" w:rsidRDefault="00000000">
      <w:pPr>
        <w:pStyle w:val="Heading1"/>
      </w:pPr>
      <w:bookmarkStart w:id="17" w:name="sec:results"/>
      <w:bookmarkEnd w:id="16"/>
      <w:r>
        <w:t>7 Results</w:t>
      </w:r>
    </w:p>
    <w:p w14:paraId="72FD89AF" w14:textId="77777777" w:rsidR="00F159A2" w:rsidRDefault="00000000">
      <w:pPr>
        <w:pStyle w:val="Heading2"/>
      </w:pPr>
      <w:bookmarkStart w:id="18" w:name="sec:resB"/>
      <w:r>
        <w:t>7.1 UBS’s framing (Experiment B)</w:t>
      </w:r>
      <w:r w:rsidR="00DA7068">
        <w:br/>
      </w:r>
    </w:p>
    <w:p w14:paraId="0397F5A4" w14:textId="77777777" w:rsidR="00F159A2" w:rsidRDefault="00000000">
      <w:pPr>
        <w:pStyle w:val="TableCaption"/>
      </w:pPr>
      <w:bookmarkStart w:id="19" w:name="tab:B"/>
      <w:r>
        <w:rPr>
          <w:b/>
          <w:bCs/>
        </w:rPr>
        <w:t>Table 5:</w:t>
      </w:r>
      <w:r>
        <w:t xml:space="preserve"> Experiment B: UBS’s framing. Going along is the share of the six push requests the agent went along with, pooled over 10 careers per version (60 requests). Intervals resample careers.</w:t>
      </w:r>
    </w:p>
    <w:tbl>
      <w:tblPr>
        <w:tblStyle w:val="Table"/>
        <w:tblW w:w="5005" w:type="pct"/>
        <w:tblLook w:val="0020" w:firstRow="1" w:lastRow="0" w:firstColumn="0" w:lastColumn="0" w:noHBand="0" w:noVBand="0"/>
      </w:tblPr>
      <w:tblGrid>
        <w:gridCol w:w="1163"/>
        <w:gridCol w:w="1267"/>
        <w:gridCol w:w="1380"/>
        <w:gridCol w:w="3082"/>
        <w:gridCol w:w="2477"/>
      </w:tblGrid>
      <w:tr w:rsidR="00F159A2" w14:paraId="169249D2"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77B739D0" w14:textId="77777777" w:rsidR="00F159A2" w:rsidRDefault="00000000">
            <w:pPr>
              <w:pStyle w:val="Compact"/>
            </w:pPr>
            <w:r>
              <w:rPr>
                <w:b/>
                <w:bCs/>
              </w:rPr>
              <w:t>Version</w:t>
            </w:r>
          </w:p>
        </w:tc>
        <w:tc>
          <w:tcPr>
            <w:tcW w:w="0" w:type="auto"/>
          </w:tcPr>
          <w:p w14:paraId="4B31EB54" w14:textId="77777777" w:rsidR="00F159A2" w:rsidRDefault="00000000">
            <w:pPr>
              <w:pStyle w:val="Compact"/>
              <w:jc w:val="center"/>
            </w:pPr>
            <w:r>
              <w:rPr>
                <w:b/>
                <w:bCs/>
              </w:rPr>
              <w:t>Went along</w:t>
            </w:r>
          </w:p>
        </w:tc>
        <w:tc>
          <w:tcPr>
            <w:tcW w:w="0" w:type="auto"/>
          </w:tcPr>
          <w:p w14:paraId="551DDEA4" w14:textId="77777777" w:rsidR="00F159A2" w:rsidRDefault="00000000">
            <w:pPr>
              <w:pStyle w:val="Compact"/>
              <w:jc w:val="center"/>
            </w:pPr>
            <w:r>
              <w:rPr>
                <w:b/>
                <w:bCs/>
              </w:rPr>
              <w:t>95% interval</w:t>
            </w:r>
          </w:p>
        </w:tc>
        <w:tc>
          <w:tcPr>
            <w:tcW w:w="0" w:type="auto"/>
          </w:tcPr>
          <w:p w14:paraId="75F30D58" w14:textId="77777777" w:rsidR="00F159A2" w:rsidRDefault="00000000">
            <w:pPr>
              <w:pStyle w:val="Compact"/>
              <w:jc w:val="center"/>
            </w:pPr>
            <w:r>
              <w:rPr>
                <w:b/>
                <w:bCs/>
              </w:rPr>
              <w:t>Traded before first chat (oz/day)</w:t>
            </w:r>
          </w:p>
        </w:tc>
        <w:tc>
          <w:tcPr>
            <w:tcW w:w="0" w:type="auto"/>
          </w:tcPr>
          <w:p w14:paraId="0853EC06" w14:textId="77777777" w:rsidR="00F159A2" w:rsidRDefault="00000000">
            <w:pPr>
              <w:pStyle w:val="Compact"/>
              <w:jc w:val="center"/>
            </w:pPr>
            <w:r>
              <w:rPr>
                <w:b/>
                <w:bCs/>
              </w:rPr>
              <w:t>Harm to stop-loss holders</w:t>
            </w:r>
          </w:p>
        </w:tc>
      </w:tr>
      <w:tr w:rsidR="00F159A2" w14:paraId="2F2F4D40" w14:textId="77777777">
        <w:tc>
          <w:tcPr>
            <w:tcW w:w="0" w:type="auto"/>
          </w:tcPr>
          <w:p w14:paraId="0526B424" w14:textId="77777777" w:rsidR="00F159A2" w:rsidRDefault="00000000">
            <w:pPr>
              <w:pStyle w:val="Compact"/>
            </w:pPr>
            <w:r>
              <w:t>Neutral</w:t>
            </w:r>
          </w:p>
        </w:tc>
        <w:tc>
          <w:tcPr>
            <w:tcW w:w="0" w:type="auto"/>
          </w:tcPr>
          <w:p w14:paraId="38D97B0E" w14:textId="77777777" w:rsidR="00F159A2" w:rsidRDefault="00000000">
            <w:pPr>
              <w:pStyle w:val="Compact"/>
              <w:jc w:val="center"/>
            </w:pPr>
            <w:r>
              <w:t>5% (3/60)</w:t>
            </w:r>
          </w:p>
        </w:tc>
        <w:tc>
          <w:tcPr>
            <w:tcW w:w="0" w:type="auto"/>
          </w:tcPr>
          <w:p w14:paraId="0A52A7D9" w14:textId="77777777" w:rsidR="00F159A2" w:rsidRDefault="00000000">
            <w:pPr>
              <w:pStyle w:val="Compact"/>
              <w:jc w:val="center"/>
            </w:pPr>
            <w:r>
              <w:t>0–10%</w:t>
            </w:r>
          </w:p>
        </w:tc>
        <w:tc>
          <w:tcPr>
            <w:tcW w:w="0" w:type="auto"/>
          </w:tcPr>
          <w:p w14:paraId="1FFDE88E" w14:textId="77777777" w:rsidR="00F159A2" w:rsidRDefault="00000000">
            <w:pPr>
              <w:pStyle w:val="Compact"/>
              <w:jc w:val="center"/>
            </w:pPr>
            <w:r>
              <w:t>40,000</w:t>
            </w:r>
          </w:p>
        </w:tc>
        <w:tc>
          <w:tcPr>
            <w:tcW w:w="0" w:type="auto"/>
          </w:tcPr>
          <w:p w14:paraId="6ACF5651" w14:textId="77777777" w:rsidR="00F159A2" w:rsidRDefault="00000000">
            <w:pPr>
              <w:pStyle w:val="Compact"/>
              <w:jc w:val="center"/>
            </w:pPr>
            <w:r>
              <w:t>$0.76M</w:t>
            </w:r>
          </w:p>
        </w:tc>
      </w:tr>
      <w:tr w:rsidR="00F159A2" w14:paraId="4DC579DD" w14:textId="77777777">
        <w:tc>
          <w:tcPr>
            <w:tcW w:w="0" w:type="auto"/>
          </w:tcPr>
          <w:p w14:paraId="44B35269" w14:textId="77777777" w:rsidR="00F159A2" w:rsidRDefault="00000000">
            <w:pPr>
              <w:pStyle w:val="Compact"/>
            </w:pPr>
            <w:r>
              <w:t>Loss</w:t>
            </w:r>
          </w:p>
        </w:tc>
        <w:tc>
          <w:tcPr>
            <w:tcW w:w="0" w:type="auto"/>
          </w:tcPr>
          <w:p w14:paraId="2E6D6EE5" w14:textId="77777777" w:rsidR="00F159A2" w:rsidRDefault="00000000">
            <w:pPr>
              <w:pStyle w:val="Compact"/>
              <w:jc w:val="center"/>
            </w:pPr>
            <w:r>
              <w:t>25% (15/60)</w:t>
            </w:r>
          </w:p>
        </w:tc>
        <w:tc>
          <w:tcPr>
            <w:tcW w:w="0" w:type="auto"/>
          </w:tcPr>
          <w:p w14:paraId="37441E7C" w14:textId="77777777" w:rsidR="00F159A2" w:rsidRDefault="00000000">
            <w:pPr>
              <w:pStyle w:val="Compact"/>
              <w:jc w:val="center"/>
            </w:pPr>
            <w:r>
              <w:t>15–33%</w:t>
            </w:r>
          </w:p>
        </w:tc>
        <w:tc>
          <w:tcPr>
            <w:tcW w:w="0" w:type="auto"/>
          </w:tcPr>
          <w:p w14:paraId="4B5245FA" w14:textId="77777777" w:rsidR="00F159A2" w:rsidRDefault="00000000">
            <w:pPr>
              <w:pStyle w:val="Compact"/>
              <w:jc w:val="center"/>
            </w:pPr>
            <w:r>
              <w:t>79,200</w:t>
            </w:r>
          </w:p>
        </w:tc>
        <w:tc>
          <w:tcPr>
            <w:tcW w:w="0" w:type="auto"/>
          </w:tcPr>
          <w:p w14:paraId="2E5353E0" w14:textId="77777777" w:rsidR="00F159A2" w:rsidRDefault="00000000">
            <w:pPr>
              <w:pStyle w:val="Compact"/>
              <w:jc w:val="center"/>
            </w:pPr>
            <w:r>
              <w:t>$1.77M</w:t>
            </w:r>
          </w:p>
        </w:tc>
      </w:tr>
      <w:tr w:rsidR="00F159A2" w14:paraId="426C774F" w14:textId="77777777">
        <w:tc>
          <w:tcPr>
            <w:tcW w:w="0" w:type="auto"/>
          </w:tcPr>
          <w:p w14:paraId="2BE0E3AF" w14:textId="77777777" w:rsidR="00F159A2" w:rsidRDefault="00000000">
            <w:pPr>
              <w:pStyle w:val="Compact"/>
            </w:pPr>
            <w:r>
              <w:t>Gain</w:t>
            </w:r>
          </w:p>
        </w:tc>
        <w:tc>
          <w:tcPr>
            <w:tcW w:w="0" w:type="auto"/>
          </w:tcPr>
          <w:p w14:paraId="6D8B8697" w14:textId="77777777" w:rsidR="00F159A2" w:rsidRDefault="00000000">
            <w:pPr>
              <w:pStyle w:val="Compact"/>
              <w:jc w:val="center"/>
            </w:pPr>
            <w:r>
              <w:t>10% (6/60)</w:t>
            </w:r>
          </w:p>
        </w:tc>
        <w:tc>
          <w:tcPr>
            <w:tcW w:w="0" w:type="auto"/>
          </w:tcPr>
          <w:p w14:paraId="1CB73CC7" w14:textId="77777777" w:rsidR="00F159A2" w:rsidRDefault="00000000">
            <w:pPr>
              <w:pStyle w:val="Compact"/>
              <w:jc w:val="center"/>
            </w:pPr>
            <w:r>
              <w:t>2–18%</w:t>
            </w:r>
          </w:p>
        </w:tc>
        <w:tc>
          <w:tcPr>
            <w:tcW w:w="0" w:type="auto"/>
          </w:tcPr>
          <w:p w14:paraId="3CA363C1" w14:textId="77777777" w:rsidR="00F159A2" w:rsidRDefault="00000000">
            <w:pPr>
              <w:pStyle w:val="Compact"/>
              <w:jc w:val="center"/>
            </w:pPr>
            <w:r>
              <w:t>6,000</w:t>
            </w:r>
          </w:p>
        </w:tc>
        <w:tc>
          <w:tcPr>
            <w:tcW w:w="0" w:type="auto"/>
          </w:tcPr>
          <w:p w14:paraId="6336A533" w14:textId="77777777" w:rsidR="00F159A2" w:rsidRDefault="00000000">
            <w:pPr>
              <w:pStyle w:val="Compact"/>
              <w:jc w:val="center"/>
            </w:pPr>
            <w:r>
              <w:t>$1.21M</w:t>
            </w:r>
          </w:p>
        </w:tc>
      </w:tr>
      <w:tr w:rsidR="00F159A2" w14:paraId="7D53D8CB" w14:textId="77777777">
        <w:tc>
          <w:tcPr>
            <w:tcW w:w="0" w:type="auto"/>
          </w:tcPr>
          <w:p w14:paraId="5629ED1C" w14:textId="77777777" w:rsidR="00F159A2" w:rsidRDefault="00000000">
            <w:pPr>
              <w:pStyle w:val="Compact"/>
            </w:pPr>
            <w:r>
              <w:t>Loss + you</w:t>
            </w:r>
          </w:p>
        </w:tc>
        <w:tc>
          <w:tcPr>
            <w:tcW w:w="0" w:type="auto"/>
          </w:tcPr>
          <w:p w14:paraId="217A3C17" w14:textId="77777777" w:rsidR="00F159A2" w:rsidRDefault="00000000">
            <w:pPr>
              <w:pStyle w:val="Compact"/>
              <w:jc w:val="center"/>
            </w:pPr>
            <w:r>
              <w:t>33% (20/60)</w:t>
            </w:r>
          </w:p>
        </w:tc>
        <w:tc>
          <w:tcPr>
            <w:tcW w:w="0" w:type="auto"/>
          </w:tcPr>
          <w:p w14:paraId="69600DED" w14:textId="77777777" w:rsidR="00F159A2" w:rsidRDefault="00000000">
            <w:pPr>
              <w:pStyle w:val="Compact"/>
              <w:jc w:val="center"/>
            </w:pPr>
            <w:r>
              <w:t>25–43%</w:t>
            </w:r>
          </w:p>
        </w:tc>
        <w:tc>
          <w:tcPr>
            <w:tcW w:w="0" w:type="auto"/>
          </w:tcPr>
          <w:p w14:paraId="2503398E" w14:textId="77777777" w:rsidR="00F159A2" w:rsidRDefault="00000000">
            <w:pPr>
              <w:pStyle w:val="Compact"/>
              <w:jc w:val="center"/>
            </w:pPr>
            <w:r>
              <w:t>29,000</w:t>
            </w:r>
          </w:p>
        </w:tc>
        <w:tc>
          <w:tcPr>
            <w:tcW w:w="0" w:type="auto"/>
          </w:tcPr>
          <w:p w14:paraId="07C3CB1D" w14:textId="77777777" w:rsidR="00F159A2" w:rsidRDefault="00000000">
            <w:pPr>
              <w:pStyle w:val="Compact"/>
              <w:jc w:val="center"/>
            </w:pPr>
            <w:r>
              <w:t>$2.81M</w:t>
            </w:r>
          </w:p>
        </w:tc>
      </w:tr>
      <w:tr w:rsidR="00F159A2" w14:paraId="516D67F5" w14:textId="77777777">
        <w:tc>
          <w:tcPr>
            <w:tcW w:w="0" w:type="auto"/>
          </w:tcPr>
          <w:p w14:paraId="14B0EBF8" w14:textId="77777777" w:rsidR="00F159A2" w:rsidRDefault="00000000">
            <w:pPr>
              <w:pStyle w:val="Compact"/>
            </w:pPr>
            <w:r>
              <w:t>Gain + you</w:t>
            </w:r>
          </w:p>
        </w:tc>
        <w:tc>
          <w:tcPr>
            <w:tcW w:w="0" w:type="auto"/>
          </w:tcPr>
          <w:p w14:paraId="6259451C" w14:textId="77777777" w:rsidR="00F159A2" w:rsidRDefault="00000000">
            <w:pPr>
              <w:pStyle w:val="Compact"/>
              <w:jc w:val="center"/>
            </w:pPr>
            <w:r>
              <w:t>18% (11/60)</w:t>
            </w:r>
          </w:p>
        </w:tc>
        <w:tc>
          <w:tcPr>
            <w:tcW w:w="0" w:type="auto"/>
          </w:tcPr>
          <w:p w14:paraId="15BD2FF8" w14:textId="77777777" w:rsidR="00F159A2" w:rsidRDefault="00000000">
            <w:pPr>
              <w:pStyle w:val="Compact"/>
              <w:jc w:val="center"/>
            </w:pPr>
            <w:r>
              <w:t>10–27%</w:t>
            </w:r>
          </w:p>
        </w:tc>
        <w:tc>
          <w:tcPr>
            <w:tcW w:w="0" w:type="auto"/>
          </w:tcPr>
          <w:p w14:paraId="15E60D0C" w14:textId="77777777" w:rsidR="00F159A2" w:rsidRDefault="00000000">
            <w:pPr>
              <w:pStyle w:val="Compact"/>
              <w:jc w:val="center"/>
            </w:pPr>
            <w:r>
              <w:t>18,000</w:t>
            </w:r>
          </w:p>
        </w:tc>
        <w:tc>
          <w:tcPr>
            <w:tcW w:w="0" w:type="auto"/>
          </w:tcPr>
          <w:p w14:paraId="358F3191" w14:textId="77777777" w:rsidR="00F159A2" w:rsidRDefault="00000000">
            <w:pPr>
              <w:pStyle w:val="Compact"/>
              <w:jc w:val="center"/>
            </w:pPr>
            <w:r>
              <w:t>$1.27M</w:t>
            </w:r>
          </w:p>
        </w:tc>
      </w:tr>
    </w:tbl>
    <w:bookmarkEnd w:id="19"/>
    <w:p w14:paraId="6D3A0B80" w14:textId="77777777" w:rsidR="00F159A2" w:rsidRDefault="00000000">
      <w:pPr>
        <w:pStyle w:val="BodyText"/>
      </w:pPr>
      <w:r>
        <w:t xml:space="preserve">Loss framing raised going along (Table 5, Figure 2). The preregistered frame test (H1) found loss framings above gain framings by 15.0 points (95% interval +5.8 to +24.2; </w:t>
      </w:r>
      <w:r>
        <w:rPr>
          <w:i/>
          <w:iCs/>
        </w:rPr>
        <w:t>p</w:t>
      </w:r>
      <w:r>
        <w:t xml:space="preserve"> = 0.0075, Holm </w:t>
      </w:r>
      <w:r>
        <w:rPr>
          <w:i/>
          <w:iCs/>
        </w:rPr>
        <w:t>p</w:t>
      </w:r>
      <w:r>
        <w:t xml:space="preserve"> = 0.023). Placing the outcome on “you” raised going along by 8.3 points, which was not significant (H2: interval −1.7 to +18.3; Holm </w:t>
      </w:r>
      <w:r>
        <w:rPr>
          <w:i/>
          <w:iCs/>
        </w:rPr>
        <w:t>p</w:t>
      </w:r>
      <w:r>
        <w:t xml:space="preserve"> = 0.33). Whether “you” acts differently after loss than after gain (H3) could not be told: the difference was 0.0 points with an interval from −16.7 to +18.3, as the power analysis anticipated.</w:t>
      </w:r>
    </w:p>
    <w:p w14:paraId="66D8241C" w14:textId="77777777" w:rsidR="00F159A2" w:rsidRDefault="00000000">
      <w:pPr>
        <w:pStyle w:val="BodyText"/>
      </w:pPr>
      <w:r>
        <w:t>Against the neutral baseline, loss raised going along by 20.0 points (</w:t>
      </w:r>
      <w:r>
        <w:rPr>
          <w:i/>
          <w:iCs/>
        </w:rPr>
        <w:t>p</w:t>
      </w:r>
      <w:r>
        <w:t xml:space="preserve"> = 0.007), loss + you by 28.3 points (</w:t>
      </w:r>
      <w:r>
        <w:rPr>
          <w:i/>
          <w:iCs/>
        </w:rPr>
        <w:t>p</w:t>
      </w:r>
      <w:r>
        <w:t xml:space="preserve"> = 0.0003) and gain + you by 13.3 points (</w:t>
      </w:r>
      <w:r>
        <w:rPr>
          <w:i/>
          <w:iCs/>
        </w:rPr>
        <w:t>p</w:t>
      </w:r>
      <w:r>
        <w:t xml:space="preserve"> = 0.046); gain alone did not differ (+5.0, </w:t>
      </w:r>
      <w:r>
        <w:rPr>
          <w:i/>
          <w:iCs/>
        </w:rPr>
        <w:t>p</w:t>
      </w:r>
      <w:r>
        <w:t xml:space="preserve"> = 0.52). Harm to stop-loss holders followed going along, from $0.76 million in neutral careers to $2.81 million under loss + you.</w:t>
      </w:r>
    </w:p>
    <w:p w14:paraId="0CEE34B2" w14:textId="77777777" w:rsidR="00F159A2" w:rsidRDefault="00000000">
      <w:pPr>
        <w:pStyle w:val="BodyText"/>
      </w:pPr>
      <w:r>
        <w:t>The request-level model agrees with the main test (Table 6). With request fixed effects and errors clustered by career, loss framing raises the probability of going along by 15.0 points (</w:t>
      </w:r>
      <w:r>
        <w:rPr>
          <w:i/>
          <w:iCs/>
        </w:rPr>
        <w:t>p</w:t>
      </w:r>
      <w:r>
        <w:t xml:space="preserve"> = 0.001); placing the outcome on the agent adds 8.3 points (</w:t>
      </w:r>
      <w:r>
        <w:rPr>
          <w:i/>
          <w:iCs/>
        </w:rPr>
        <w:t>p</w:t>
      </w:r>
      <w:r>
        <w:t xml:space="preserve"> = 0.08); and blame and credit do not differ (interaction 0.0). Controlling for the position the agent held when asked raises the loss effect to 18.8 points (</w:t>
      </w:r>
      <w:r>
        <w:rPr>
          <w:i/>
          <w:iCs/>
        </w:rPr>
        <w:t>p</w:t>
      </w:r>
      <w:r>
        <w:t xml:space="preserve"> = 0.003), so the effect does not run through the position the framing had already moved. In the logit, loss framing multiplies the odds of going along by 6.9 (95% interval 2.3 to 20.9).</w:t>
      </w:r>
    </w:p>
    <w:p w14:paraId="29684112" w14:textId="77777777" w:rsidR="00F159A2" w:rsidRDefault="00000000">
      <w:pPr>
        <w:pStyle w:val="TableCaption"/>
      </w:pPr>
      <w:bookmarkStart w:id="20" w:name="tab:lpm"/>
      <w:r>
        <w:rPr>
          <w:b/>
          <w:bCs/>
        </w:rPr>
        <w:t>Table 6:</w:t>
      </w:r>
      <w:r>
        <w:t xml:space="preserve"> Request-level model of going along in Experiment B’s four framed versions (240 requests, 40 careers), equation (1). Columns 1–4: linear probability model, coefficients in percentage points, standard errors clustered by career in parentheses. Column 5: logit (generalized estimating equations, exchangeable within career), odds ratios with 95% intervals. All columns include request fixed effects.</w:t>
      </w:r>
    </w:p>
    <w:tbl>
      <w:tblPr>
        <w:tblStyle w:val="Table"/>
        <w:tblW w:w="4990" w:type="pct"/>
        <w:tblLook w:val="0020" w:firstRow="1" w:lastRow="0" w:firstColumn="0" w:lastColumn="0" w:noHBand="0" w:noVBand="0"/>
      </w:tblPr>
      <w:tblGrid>
        <w:gridCol w:w="2229"/>
        <w:gridCol w:w="1299"/>
        <w:gridCol w:w="1231"/>
        <w:gridCol w:w="1299"/>
        <w:gridCol w:w="1299"/>
        <w:gridCol w:w="1984"/>
      </w:tblGrid>
      <w:tr w:rsidR="00F159A2" w14:paraId="3D022E83"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1F95100E" w14:textId="77777777" w:rsidR="00F159A2" w:rsidRDefault="00F159A2">
            <w:pPr>
              <w:pStyle w:val="Compact"/>
            </w:pPr>
          </w:p>
        </w:tc>
        <w:tc>
          <w:tcPr>
            <w:tcW w:w="0" w:type="auto"/>
          </w:tcPr>
          <w:p w14:paraId="3495ABA0" w14:textId="77777777" w:rsidR="00F159A2" w:rsidRDefault="00000000">
            <w:pPr>
              <w:pStyle w:val="Compact"/>
              <w:jc w:val="center"/>
            </w:pPr>
            <w:r>
              <w:rPr>
                <w:b/>
                <w:bCs/>
              </w:rPr>
              <w:t>(1)</w:t>
            </w:r>
          </w:p>
        </w:tc>
        <w:tc>
          <w:tcPr>
            <w:tcW w:w="0" w:type="auto"/>
          </w:tcPr>
          <w:p w14:paraId="6CE5D7FD" w14:textId="77777777" w:rsidR="00F159A2" w:rsidRDefault="00000000">
            <w:pPr>
              <w:pStyle w:val="Compact"/>
              <w:jc w:val="center"/>
            </w:pPr>
            <w:r>
              <w:rPr>
                <w:b/>
                <w:bCs/>
              </w:rPr>
              <w:t>(2)</w:t>
            </w:r>
          </w:p>
        </w:tc>
        <w:tc>
          <w:tcPr>
            <w:tcW w:w="0" w:type="auto"/>
          </w:tcPr>
          <w:p w14:paraId="489BEDF6" w14:textId="77777777" w:rsidR="00F159A2" w:rsidRDefault="00000000">
            <w:pPr>
              <w:pStyle w:val="Compact"/>
              <w:jc w:val="center"/>
            </w:pPr>
            <w:r>
              <w:rPr>
                <w:b/>
                <w:bCs/>
              </w:rPr>
              <w:t>(3)</w:t>
            </w:r>
          </w:p>
        </w:tc>
        <w:tc>
          <w:tcPr>
            <w:tcW w:w="0" w:type="auto"/>
          </w:tcPr>
          <w:p w14:paraId="2104C32C" w14:textId="77777777" w:rsidR="00F159A2" w:rsidRDefault="00000000">
            <w:pPr>
              <w:pStyle w:val="Compact"/>
              <w:jc w:val="center"/>
            </w:pPr>
            <w:r>
              <w:rPr>
                <w:b/>
                <w:bCs/>
              </w:rPr>
              <w:t>(4)</w:t>
            </w:r>
          </w:p>
        </w:tc>
        <w:tc>
          <w:tcPr>
            <w:tcW w:w="0" w:type="auto"/>
          </w:tcPr>
          <w:p w14:paraId="4EC0296E" w14:textId="77777777" w:rsidR="00F159A2" w:rsidRDefault="00000000">
            <w:pPr>
              <w:pStyle w:val="Compact"/>
              <w:jc w:val="center"/>
            </w:pPr>
            <w:r>
              <w:rPr>
                <w:b/>
                <w:bCs/>
              </w:rPr>
              <w:t>(5) Logit, odds ratio</w:t>
            </w:r>
          </w:p>
        </w:tc>
      </w:tr>
      <w:tr w:rsidR="00F159A2" w14:paraId="30B97BD6" w14:textId="77777777">
        <w:tc>
          <w:tcPr>
            <w:tcW w:w="0" w:type="auto"/>
          </w:tcPr>
          <w:p w14:paraId="17BF315B" w14:textId="77777777" w:rsidR="00F159A2" w:rsidRDefault="00000000">
            <w:pPr>
              <w:pStyle w:val="Compact"/>
            </w:pPr>
            <w:r>
              <w:t>Loss frame</w:t>
            </w:r>
          </w:p>
        </w:tc>
        <w:tc>
          <w:tcPr>
            <w:tcW w:w="0" w:type="auto"/>
          </w:tcPr>
          <w:p w14:paraId="1CD53AC4" w14:textId="77777777" w:rsidR="00F159A2" w:rsidRDefault="00000000">
            <w:pPr>
              <w:pStyle w:val="Compact"/>
              <w:jc w:val="center"/>
            </w:pPr>
            <w:r>
              <w:t>+15.0</w:t>
            </w:r>
            <w:r>
              <w:rPr>
                <w:vertAlign w:val="superscript"/>
              </w:rPr>
              <w:t>**</w:t>
            </w:r>
            <w:r>
              <w:t xml:space="preserve"> (4.7)</w:t>
            </w:r>
          </w:p>
        </w:tc>
        <w:tc>
          <w:tcPr>
            <w:tcW w:w="0" w:type="auto"/>
          </w:tcPr>
          <w:p w14:paraId="3B3C285A" w14:textId="77777777" w:rsidR="00F159A2" w:rsidRDefault="00000000">
            <w:pPr>
              <w:pStyle w:val="Compact"/>
              <w:jc w:val="center"/>
            </w:pPr>
            <w:r>
              <w:t>+15.0</w:t>
            </w:r>
            <w:r>
              <w:rPr>
                <w:vertAlign w:val="superscript"/>
              </w:rPr>
              <w:t>*</w:t>
            </w:r>
            <w:r>
              <w:t xml:space="preserve"> (6.6)</w:t>
            </w:r>
          </w:p>
        </w:tc>
        <w:tc>
          <w:tcPr>
            <w:tcW w:w="0" w:type="auto"/>
          </w:tcPr>
          <w:p w14:paraId="0DE4D28D" w14:textId="77777777" w:rsidR="00F159A2" w:rsidRDefault="00000000">
            <w:pPr>
              <w:pStyle w:val="Compact"/>
              <w:jc w:val="center"/>
            </w:pPr>
            <w:r>
              <w:t>+18.8</w:t>
            </w:r>
            <w:r>
              <w:rPr>
                <w:vertAlign w:val="superscript"/>
              </w:rPr>
              <w:t>**</w:t>
            </w:r>
            <w:r>
              <w:t xml:space="preserve"> (6.4)</w:t>
            </w:r>
          </w:p>
        </w:tc>
        <w:tc>
          <w:tcPr>
            <w:tcW w:w="0" w:type="auto"/>
          </w:tcPr>
          <w:p w14:paraId="1E6E1423" w14:textId="77777777" w:rsidR="00F159A2" w:rsidRDefault="00000000">
            <w:pPr>
              <w:pStyle w:val="Compact"/>
              <w:jc w:val="center"/>
            </w:pPr>
            <w:r>
              <w:t>+15.0</w:t>
            </w:r>
            <w:r>
              <w:rPr>
                <w:vertAlign w:val="superscript"/>
              </w:rPr>
              <w:t>**</w:t>
            </w:r>
            <w:r>
              <w:t xml:space="preserve"> (4.7)</w:t>
            </w:r>
          </w:p>
        </w:tc>
        <w:tc>
          <w:tcPr>
            <w:tcW w:w="0" w:type="auto"/>
          </w:tcPr>
          <w:p w14:paraId="00073CF0" w14:textId="77777777" w:rsidR="00F159A2" w:rsidRDefault="00000000">
            <w:pPr>
              <w:pStyle w:val="Compact"/>
              <w:jc w:val="center"/>
            </w:pPr>
            <w:r>
              <w:t>6.92 (2.30–20.85)</w:t>
            </w:r>
          </w:p>
        </w:tc>
      </w:tr>
      <w:tr w:rsidR="00F159A2" w14:paraId="57B28C04" w14:textId="77777777">
        <w:tc>
          <w:tcPr>
            <w:tcW w:w="0" w:type="auto"/>
          </w:tcPr>
          <w:p w14:paraId="56D08082" w14:textId="77777777" w:rsidR="00F159A2" w:rsidRDefault="00000000">
            <w:pPr>
              <w:pStyle w:val="Compact"/>
            </w:pPr>
            <w:r>
              <w:t>Owner (blame or credit)</w:t>
            </w:r>
          </w:p>
        </w:tc>
        <w:tc>
          <w:tcPr>
            <w:tcW w:w="0" w:type="auto"/>
          </w:tcPr>
          <w:p w14:paraId="17DED272" w14:textId="77777777" w:rsidR="00F159A2" w:rsidRDefault="00000000">
            <w:pPr>
              <w:pStyle w:val="Compact"/>
              <w:jc w:val="center"/>
            </w:pPr>
            <w:r>
              <w:t>+8.3 (4.7)</w:t>
            </w:r>
          </w:p>
        </w:tc>
        <w:tc>
          <w:tcPr>
            <w:tcW w:w="0" w:type="auto"/>
          </w:tcPr>
          <w:p w14:paraId="5A3C235F" w14:textId="77777777" w:rsidR="00F159A2" w:rsidRDefault="00000000">
            <w:pPr>
              <w:pStyle w:val="Compact"/>
              <w:jc w:val="center"/>
            </w:pPr>
            <w:r>
              <w:t>+8.3 (6.3)</w:t>
            </w:r>
          </w:p>
        </w:tc>
        <w:tc>
          <w:tcPr>
            <w:tcW w:w="0" w:type="auto"/>
          </w:tcPr>
          <w:p w14:paraId="5025EA0C" w14:textId="77777777" w:rsidR="00F159A2" w:rsidRDefault="00000000">
            <w:pPr>
              <w:pStyle w:val="Compact"/>
              <w:jc w:val="center"/>
            </w:pPr>
            <w:r>
              <w:t>+8.5 (6.3)</w:t>
            </w:r>
          </w:p>
        </w:tc>
        <w:tc>
          <w:tcPr>
            <w:tcW w:w="0" w:type="auto"/>
          </w:tcPr>
          <w:p w14:paraId="5990B5D6" w14:textId="77777777" w:rsidR="00F159A2" w:rsidRDefault="00000000">
            <w:pPr>
              <w:pStyle w:val="Compact"/>
              <w:jc w:val="center"/>
            </w:pPr>
            <w:r>
              <w:t>+8.3 (4.7)</w:t>
            </w:r>
          </w:p>
        </w:tc>
        <w:tc>
          <w:tcPr>
            <w:tcW w:w="0" w:type="auto"/>
          </w:tcPr>
          <w:p w14:paraId="1F9CA6AA" w14:textId="77777777" w:rsidR="00F159A2" w:rsidRDefault="00000000">
            <w:pPr>
              <w:pStyle w:val="Compact"/>
              <w:jc w:val="center"/>
            </w:pPr>
            <w:r>
              <w:t>2.93 (0.95–9.07)</w:t>
            </w:r>
          </w:p>
        </w:tc>
      </w:tr>
      <w:tr w:rsidR="00F159A2" w14:paraId="0DF6D359" w14:textId="77777777">
        <w:tc>
          <w:tcPr>
            <w:tcW w:w="0" w:type="auto"/>
          </w:tcPr>
          <w:p w14:paraId="77B2617F" w14:textId="77777777" w:rsidR="00F159A2" w:rsidRDefault="00000000">
            <w:pPr>
              <w:pStyle w:val="Compact"/>
            </w:pPr>
            <w:r>
              <w:t>Loss × owner</w:t>
            </w:r>
          </w:p>
        </w:tc>
        <w:tc>
          <w:tcPr>
            <w:tcW w:w="0" w:type="auto"/>
          </w:tcPr>
          <w:p w14:paraId="1153427F" w14:textId="77777777" w:rsidR="00F159A2" w:rsidRDefault="00F159A2">
            <w:pPr>
              <w:pStyle w:val="Compact"/>
            </w:pPr>
          </w:p>
        </w:tc>
        <w:tc>
          <w:tcPr>
            <w:tcW w:w="0" w:type="auto"/>
          </w:tcPr>
          <w:p w14:paraId="422AB144" w14:textId="77777777" w:rsidR="00F159A2" w:rsidRDefault="00000000">
            <w:pPr>
              <w:pStyle w:val="Compact"/>
              <w:jc w:val="center"/>
            </w:pPr>
            <w:r>
              <w:t>0.0 (9.4)</w:t>
            </w:r>
          </w:p>
        </w:tc>
        <w:tc>
          <w:tcPr>
            <w:tcW w:w="0" w:type="auto"/>
          </w:tcPr>
          <w:p w14:paraId="7ADF6134" w14:textId="77777777" w:rsidR="00F159A2" w:rsidRDefault="00000000">
            <w:pPr>
              <w:pStyle w:val="Compact"/>
              <w:jc w:val="center"/>
            </w:pPr>
            <w:r>
              <w:t>−0.6 (8.9)</w:t>
            </w:r>
          </w:p>
        </w:tc>
        <w:tc>
          <w:tcPr>
            <w:tcW w:w="0" w:type="auto"/>
          </w:tcPr>
          <w:p w14:paraId="66A1107C" w14:textId="77777777" w:rsidR="00F159A2" w:rsidRDefault="00F159A2">
            <w:pPr>
              <w:pStyle w:val="Compact"/>
            </w:pPr>
          </w:p>
        </w:tc>
        <w:tc>
          <w:tcPr>
            <w:tcW w:w="0" w:type="auto"/>
          </w:tcPr>
          <w:p w14:paraId="4C0243FB" w14:textId="77777777" w:rsidR="00F159A2" w:rsidRDefault="00F159A2">
            <w:pPr>
              <w:pStyle w:val="Compact"/>
            </w:pPr>
          </w:p>
        </w:tc>
      </w:tr>
      <w:tr w:rsidR="00F159A2" w14:paraId="64B17D67" w14:textId="77777777">
        <w:tc>
          <w:tcPr>
            <w:tcW w:w="0" w:type="auto"/>
          </w:tcPr>
          <w:p w14:paraId="5116A4AB" w14:textId="77777777" w:rsidR="00F159A2" w:rsidRDefault="00000000">
            <w:pPr>
              <w:pStyle w:val="Compact"/>
            </w:pPr>
            <w:r>
              <w:t>Loss × request order</w:t>
            </w:r>
          </w:p>
        </w:tc>
        <w:tc>
          <w:tcPr>
            <w:tcW w:w="0" w:type="auto"/>
          </w:tcPr>
          <w:p w14:paraId="6CB81BD2" w14:textId="77777777" w:rsidR="00F159A2" w:rsidRDefault="00F159A2">
            <w:pPr>
              <w:pStyle w:val="Compact"/>
            </w:pPr>
          </w:p>
        </w:tc>
        <w:tc>
          <w:tcPr>
            <w:tcW w:w="0" w:type="auto"/>
          </w:tcPr>
          <w:p w14:paraId="6E10301C" w14:textId="77777777" w:rsidR="00F159A2" w:rsidRDefault="00F159A2">
            <w:pPr>
              <w:pStyle w:val="Compact"/>
            </w:pPr>
          </w:p>
        </w:tc>
        <w:tc>
          <w:tcPr>
            <w:tcW w:w="0" w:type="auto"/>
          </w:tcPr>
          <w:p w14:paraId="7E12A6DE" w14:textId="77777777" w:rsidR="00F159A2" w:rsidRDefault="00F159A2">
            <w:pPr>
              <w:pStyle w:val="Compact"/>
            </w:pPr>
          </w:p>
        </w:tc>
        <w:tc>
          <w:tcPr>
            <w:tcW w:w="0" w:type="auto"/>
          </w:tcPr>
          <w:p w14:paraId="2C9886DD" w14:textId="77777777" w:rsidR="00F159A2" w:rsidRDefault="00000000">
            <w:pPr>
              <w:pStyle w:val="Compact"/>
              <w:jc w:val="center"/>
            </w:pPr>
            <w:r>
              <w:t>−6.3</w:t>
            </w:r>
            <w:r>
              <w:rPr>
                <w:vertAlign w:val="superscript"/>
              </w:rPr>
              <w:t>*</w:t>
            </w:r>
            <w:r>
              <w:t xml:space="preserve"> (2.9)</w:t>
            </w:r>
          </w:p>
        </w:tc>
        <w:tc>
          <w:tcPr>
            <w:tcW w:w="0" w:type="auto"/>
          </w:tcPr>
          <w:p w14:paraId="727A9BA2" w14:textId="77777777" w:rsidR="00F159A2" w:rsidRDefault="00F159A2">
            <w:pPr>
              <w:pStyle w:val="Compact"/>
            </w:pPr>
          </w:p>
        </w:tc>
      </w:tr>
      <w:tr w:rsidR="00F159A2" w14:paraId="761B8F49" w14:textId="77777777">
        <w:tc>
          <w:tcPr>
            <w:tcW w:w="0" w:type="auto"/>
          </w:tcPr>
          <w:p w14:paraId="0824B34F" w14:textId="77777777" w:rsidR="00F159A2" w:rsidRDefault="00000000">
            <w:pPr>
              <w:pStyle w:val="Compact"/>
            </w:pPr>
            <w:r>
              <w:t>Position against UBS</w:t>
            </w:r>
          </w:p>
        </w:tc>
        <w:tc>
          <w:tcPr>
            <w:tcW w:w="0" w:type="auto"/>
          </w:tcPr>
          <w:p w14:paraId="02FF9DD8" w14:textId="77777777" w:rsidR="00F159A2" w:rsidRDefault="00F159A2">
            <w:pPr>
              <w:pStyle w:val="Compact"/>
            </w:pPr>
          </w:p>
        </w:tc>
        <w:tc>
          <w:tcPr>
            <w:tcW w:w="0" w:type="auto"/>
          </w:tcPr>
          <w:p w14:paraId="2357072A" w14:textId="77777777" w:rsidR="00F159A2" w:rsidRDefault="00F159A2">
            <w:pPr>
              <w:pStyle w:val="Compact"/>
            </w:pPr>
          </w:p>
        </w:tc>
        <w:tc>
          <w:tcPr>
            <w:tcW w:w="0" w:type="auto"/>
          </w:tcPr>
          <w:p w14:paraId="5CBAA9BB" w14:textId="77777777" w:rsidR="00F159A2" w:rsidRDefault="00000000">
            <w:pPr>
              <w:pStyle w:val="Compact"/>
              <w:jc w:val="center"/>
            </w:pPr>
            <w:r>
              <w:t>−14.8</w:t>
            </w:r>
            <w:r>
              <w:rPr>
                <w:vertAlign w:val="superscript"/>
              </w:rPr>
              <w:t>*</w:t>
            </w:r>
            <w:r>
              <w:t xml:space="preserve"> (6.4)</w:t>
            </w:r>
          </w:p>
        </w:tc>
        <w:tc>
          <w:tcPr>
            <w:tcW w:w="0" w:type="auto"/>
          </w:tcPr>
          <w:p w14:paraId="000E42C1" w14:textId="77777777" w:rsidR="00F159A2" w:rsidRDefault="00F159A2">
            <w:pPr>
              <w:pStyle w:val="Compact"/>
            </w:pPr>
          </w:p>
        </w:tc>
        <w:tc>
          <w:tcPr>
            <w:tcW w:w="0" w:type="auto"/>
          </w:tcPr>
          <w:p w14:paraId="3E239518" w14:textId="77777777" w:rsidR="00F159A2" w:rsidRDefault="00F159A2">
            <w:pPr>
              <w:pStyle w:val="Compact"/>
            </w:pPr>
          </w:p>
        </w:tc>
      </w:tr>
      <w:tr w:rsidR="00F159A2" w14:paraId="4DE5C789" w14:textId="77777777">
        <w:tc>
          <w:tcPr>
            <w:tcW w:w="0" w:type="auto"/>
          </w:tcPr>
          <w:p w14:paraId="1A54DBA2" w14:textId="77777777" w:rsidR="00F159A2" w:rsidRDefault="00000000">
            <w:pPr>
              <w:pStyle w:val="Compact"/>
            </w:pPr>
            <w:r>
              <w:t>Position with UBS</w:t>
            </w:r>
          </w:p>
        </w:tc>
        <w:tc>
          <w:tcPr>
            <w:tcW w:w="0" w:type="auto"/>
          </w:tcPr>
          <w:p w14:paraId="447A8FEC" w14:textId="77777777" w:rsidR="00F159A2" w:rsidRDefault="00F159A2">
            <w:pPr>
              <w:pStyle w:val="Compact"/>
            </w:pPr>
          </w:p>
        </w:tc>
        <w:tc>
          <w:tcPr>
            <w:tcW w:w="0" w:type="auto"/>
          </w:tcPr>
          <w:p w14:paraId="2CF021CF" w14:textId="77777777" w:rsidR="00F159A2" w:rsidRDefault="00F159A2">
            <w:pPr>
              <w:pStyle w:val="Compact"/>
            </w:pPr>
          </w:p>
        </w:tc>
        <w:tc>
          <w:tcPr>
            <w:tcW w:w="0" w:type="auto"/>
          </w:tcPr>
          <w:p w14:paraId="134DCA35" w14:textId="77777777" w:rsidR="00F159A2" w:rsidRDefault="00000000">
            <w:pPr>
              <w:pStyle w:val="Compact"/>
              <w:jc w:val="center"/>
            </w:pPr>
            <w:r>
              <w:t>−5.0 (7.5)</w:t>
            </w:r>
          </w:p>
        </w:tc>
        <w:tc>
          <w:tcPr>
            <w:tcW w:w="0" w:type="auto"/>
          </w:tcPr>
          <w:p w14:paraId="2A531C16" w14:textId="77777777" w:rsidR="00F159A2" w:rsidRDefault="00F159A2">
            <w:pPr>
              <w:pStyle w:val="Compact"/>
            </w:pPr>
          </w:p>
        </w:tc>
        <w:tc>
          <w:tcPr>
            <w:tcW w:w="0" w:type="auto"/>
          </w:tcPr>
          <w:p w14:paraId="516940BF" w14:textId="77777777" w:rsidR="00F159A2" w:rsidRDefault="00F159A2">
            <w:pPr>
              <w:pStyle w:val="Compact"/>
            </w:pPr>
          </w:p>
        </w:tc>
      </w:tr>
      <w:tr w:rsidR="00F159A2" w14:paraId="7E2777B9" w14:textId="77777777">
        <w:tc>
          <w:tcPr>
            <w:tcW w:w="0" w:type="auto"/>
          </w:tcPr>
          <w:p w14:paraId="0324BF0C" w14:textId="77777777" w:rsidR="00F159A2" w:rsidRDefault="00000000">
            <w:pPr>
              <w:pStyle w:val="Compact"/>
            </w:pPr>
            <w:r>
              <w:lastRenderedPageBreak/>
              <w:t>Position controls</w:t>
            </w:r>
          </w:p>
        </w:tc>
        <w:tc>
          <w:tcPr>
            <w:tcW w:w="0" w:type="auto"/>
          </w:tcPr>
          <w:p w14:paraId="33C1CE88" w14:textId="77777777" w:rsidR="00F159A2" w:rsidRDefault="00000000">
            <w:pPr>
              <w:pStyle w:val="Compact"/>
              <w:jc w:val="center"/>
            </w:pPr>
            <w:r>
              <w:t>no</w:t>
            </w:r>
          </w:p>
        </w:tc>
        <w:tc>
          <w:tcPr>
            <w:tcW w:w="0" w:type="auto"/>
          </w:tcPr>
          <w:p w14:paraId="2D1D0077" w14:textId="77777777" w:rsidR="00F159A2" w:rsidRDefault="00000000">
            <w:pPr>
              <w:pStyle w:val="Compact"/>
              <w:jc w:val="center"/>
            </w:pPr>
            <w:r>
              <w:t>no</w:t>
            </w:r>
          </w:p>
        </w:tc>
        <w:tc>
          <w:tcPr>
            <w:tcW w:w="0" w:type="auto"/>
          </w:tcPr>
          <w:p w14:paraId="4CA7A388" w14:textId="77777777" w:rsidR="00F159A2" w:rsidRDefault="00000000">
            <w:pPr>
              <w:pStyle w:val="Compact"/>
              <w:jc w:val="center"/>
            </w:pPr>
            <w:r>
              <w:t>yes</w:t>
            </w:r>
          </w:p>
        </w:tc>
        <w:tc>
          <w:tcPr>
            <w:tcW w:w="0" w:type="auto"/>
          </w:tcPr>
          <w:p w14:paraId="56396B20" w14:textId="77777777" w:rsidR="00F159A2" w:rsidRDefault="00000000">
            <w:pPr>
              <w:pStyle w:val="Compact"/>
              <w:jc w:val="center"/>
            </w:pPr>
            <w:r>
              <w:t>no</w:t>
            </w:r>
          </w:p>
        </w:tc>
        <w:tc>
          <w:tcPr>
            <w:tcW w:w="0" w:type="auto"/>
          </w:tcPr>
          <w:p w14:paraId="73CF98D7" w14:textId="77777777" w:rsidR="00F159A2" w:rsidRDefault="00000000">
            <w:pPr>
              <w:pStyle w:val="Compact"/>
              <w:jc w:val="center"/>
            </w:pPr>
            <w:r>
              <w:t>yes</w:t>
            </w:r>
          </w:p>
        </w:tc>
      </w:tr>
    </w:tbl>
    <w:bookmarkEnd w:id="20"/>
    <w:p w14:paraId="4B28EB91" w14:textId="77777777" w:rsidR="00F159A2" w:rsidRDefault="00000000">
      <w:pPr>
        <w:pStyle w:val="BodyText"/>
      </w:pPr>
      <w:r>
        <w:rPr>
          <w:vertAlign w:val="superscript"/>
        </w:rPr>
        <w:t>*</w:t>
      </w:r>
      <w:r>
        <w:rPr>
          <w:i/>
          <w:iCs/>
        </w:rPr>
        <w:t>p</w:t>
      </w:r>
      <w:r>
        <w:t xml:space="preserve"> &lt; 0.05, </w:t>
      </w:r>
      <w:r>
        <w:rPr>
          <w:vertAlign w:val="superscript"/>
        </w:rPr>
        <w:t>**</w:t>
      </w:r>
      <w:r>
        <w:rPr>
          <w:i/>
          <w:iCs/>
        </w:rPr>
        <w:t>p</w:t>
      </w:r>
      <w:r>
        <w:t xml:space="preserve"> &lt; 0.01. Request order runs from 1 (7 January) to 6 (5 August), centered.</w:t>
      </w:r>
    </w:p>
    <w:p w14:paraId="7BE20126" w14:textId="77777777" w:rsidR="00F159A2" w:rsidRDefault="00000000">
      <w:pPr>
        <w:pStyle w:val="BodyText"/>
      </w:pPr>
      <w:r>
        <w:rPr>
          <w:b/>
          <w:bCs/>
        </w:rPr>
        <w:t>Where the push lands.</w:t>
      </w:r>
      <w:r>
        <w:t xml:space="preserve"> The framing’s effect is concentrated at the start of the career. At the first two requests (7 and 12 January), agents under loss framing went along 75% and 80% of the time against 45% and 40% under gain framing. From April on, going along fell to between 0% and 10% under every framing, and the loss effect shrinks by 6.3 points with each later request (</w:t>
      </w:r>
      <w:r>
        <w:rPr>
          <w:i/>
          <w:iCs/>
        </w:rPr>
        <w:t>p</w:t>
      </w:r>
      <w:r>
        <w:t xml:space="preserve"> = 0.03; Table 6, column 4). Because every career meets the requests in the same order, this pattern cannot separate a framing effect that fades with time from requests that differ in how easily they are joined (Section 8).</w:t>
      </w:r>
    </w:p>
    <w:p w14:paraId="28530917" w14:textId="77777777" w:rsidR="00F159A2" w:rsidRDefault="00000000">
      <w:pPr>
        <w:pStyle w:val="CaptionedFigure"/>
      </w:pPr>
      <w:r>
        <w:rPr>
          <w:noProof/>
        </w:rPr>
        <w:drawing>
          <wp:inline distT="0" distB="0" distL="0" distR="0" wp14:anchorId="7ED99A01" wp14:editId="7CF61351">
            <wp:extent cx="4024828" cy="2122583"/>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figure2.png"/>
                    <pic:cNvPicPr>
                      <a:picLocks noChangeAspect="1" noChangeArrowheads="1"/>
                    </pic:cNvPicPr>
                  </pic:nvPicPr>
                  <pic:blipFill>
                    <a:blip r:embed="rId8"/>
                    <a:stretch>
                      <a:fillRect/>
                    </a:stretch>
                  </pic:blipFill>
                  <pic:spPr bwMode="auto">
                    <a:xfrm>
                      <a:off x="0" y="0"/>
                      <a:ext cx="4024828" cy="2122583"/>
                    </a:xfrm>
                    <a:prstGeom prst="rect">
                      <a:avLst/>
                    </a:prstGeom>
                    <a:noFill/>
                    <a:ln w="9525">
                      <a:noFill/>
                      <a:headEnd/>
                      <a:tailEnd/>
                    </a:ln>
                  </pic:spPr>
                </pic:pic>
              </a:graphicData>
            </a:graphic>
          </wp:inline>
        </w:drawing>
      </w:r>
    </w:p>
    <w:p w14:paraId="14907B9E" w14:textId="77777777" w:rsidR="00F159A2" w:rsidRDefault="00000000">
      <w:pPr>
        <w:pStyle w:val="ImageCaption"/>
      </w:pPr>
      <w:r>
        <w:rPr>
          <w:b/>
          <w:bCs/>
        </w:rPr>
        <w:t>Figure 2:</w:t>
      </w:r>
      <w:r>
        <w:t xml:space="preserve"> Share of UBS’s push requests the agent went along with, by framing, with and without a second bank backing UBS. Error bars are 95% intervals from resampling careers (Tables 5 and 8). Ten careers per bar.</w:t>
      </w:r>
    </w:p>
    <w:p w14:paraId="05E32216" w14:textId="77777777" w:rsidR="00F159A2" w:rsidRDefault="00000000">
      <w:pPr>
        <w:pStyle w:val="Heading2"/>
      </w:pPr>
      <w:bookmarkStart w:id="21" w:name="sec:resAD"/>
      <w:bookmarkEnd w:id="18"/>
      <w:r>
        <w:t>7.2 Management’s priming (Experiments A and D)</w:t>
      </w:r>
      <w:r w:rsidR="00DA7068">
        <w:br/>
      </w:r>
    </w:p>
    <w:p w14:paraId="759F569E" w14:textId="77777777" w:rsidR="00F159A2" w:rsidRDefault="00000000">
      <w:pPr>
        <w:pStyle w:val="FirstParagraph"/>
      </w:pPr>
      <w:r>
        <w:t>Management’s memo and morning book did not raise going along. Across A’s versions the agent went along with 0% to 17% of requests, against 3% under the neutral memo (Table 7). They did raise risk-taking: before any chat on a trading day, agents primed with a loss or a gain traded 180,600 to 349,000 ounces a day, against 18,000 under the neutral memo, 10 to 19 times as much (</w:t>
      </w:r>
      <w:r>
        <w:rPr>
          <w:i/>
          <w:iCs/>
        </w:rPr>
        <w:t>p</w:t>
      </w:r>
      <w:r>
        <w:t xml:space="preserve"> &lt; 0.01 for each of the four versions; exploratory).</w:t>
      </w:r>
    </w:p>
    <w:p w14:paraId="7CCAE72D" w14:textId="77777777" w:rsidR="00F159A2" w:rsidRDefault="00000000">
      <w:pPr>
        <w:pStyle w:val="TableCaption"/>
      </w:pPr>
      <w:bookmarkStart w:id="22" w:name="tab:A"/>
      <w:r>
        <w:rPr>
          <w:b/>
          <w:bCs/>
        </w:rPr>
        <w:t>Table 7:</w:t>
      </w:r>
      <w:r>
        <w:t xml:space="preserve"> Experiment A: management’s memo and morning book, with UBS’s neutral lines (5 careers per version). The comparison with UBS’s framing alone (B) is in the last column.</w:t>
      </w:r>
    </w:p>
    <w:tbl>
      <w:tblPr>
        <w:tblStyle w:val="Table"/>
        <w:tblW w:w="5005" w:type="pct"/>
        <w:tblLook w:val="0020" w:firstRow="1" w:lastRow="0" w:firstColumn="0" w:lastColumn="0" w:noHBand="0" w:noVBand="0"/>
      </w:tblPr>
      <w:tblGrid>
        <w:gridCol w:w="1052"/>
        <w:gridCol w:w="1128"/>
        <w:gridCol w:w="2790"/>
        <w:gridCol w:w="1895"/>
        <w:gridCol w:w="2504"/>
      </w:tblGrid>
      <w:tr w:rsidR="00F159A2" w14:paraId="04A384C2"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0F13AC40" w14:textId="77777777" w:rsidR="00F159A2" w:rsidRDefault="00000000">
            <w:pPr>
              <w:pStyle w:val="Compact"/>
            </w:pPr>
            <w:r>
              <w:rPr>
                <w:b/>
                <w:bCs/>
              </w:rPr>
              <w:t>Version</w:t>
            </w:r>
          </w:p>
        </w:tc>
        <w:tc>
          <w:tcPr>
            <w:tcW w:w="0" w:type="auto"/>
          </w:tcPr>
          <w:p w14:paraId="00C3D351" w14:textId="77777777" w:rsidR="00F159A2" w:rsidRDefault="00000000">
            <w:pPr>
              <w:pStyle w:val="Compact"/>
              <w:jc w:val="center"/>
            </w:pPr>
            <w:r>
              <w:rPr>
                <w:b/>
                <w:bCs/>
              </w:rPr>
              <w:t>Went along</w:t>
            </w:r>
          </w:p>
        </w:tc>
        <w:tc>
          <w:tcPr>
            <w:tcW w:w="0" w:type="auto"/>
          </w:tcPr>
          <w:p w14:paraId="738E8983" w14:textId="77777777" w:rsidR="00F159A2" w:rsidRDefault="00000000">
            <w:pPr>
              <w:pStyle w:val="Compact"/>
              <w:jc w:val="center"/>
            </w:pPr>
            <w:r>
              <w:rPr>
                <w:b/>
                <w:bCs/>
              </w:rPr>
              <w:t>Traded before first chat (oz/day)</w:t>
            </w:r>
          </w:p>
        </w:tc>
        <w:tc>
          <w:tcPr>
            <w:tcW w:w="0" w:type="auto"/>
          </w:tcPr>
          <w:p w14:paraId="3E3E648C" w14:textId="77777777" w:rsidR="00F159A2" w:rsidRDefault="00000000">
            <w:pPr>
              <w:pStyle w:val="Compact"/>
              <w:jc w:val="center"/>
            </w:pPr>
            <w:r>
              <w:rPr>
                <w:b/>
                <w:bCs/>
                <w:i/>
                <w:iCs/>
              </w:rPr>
              <w:t>p</w:t>
            </w:r>
            <w:r>
              <w:rPr>
                <w:b/>
                <w:bCs/>
              </w:rPr>
              <w:t xml:space="preserve"> vs neutral (trading)</w:t>
            </w:r>
          </w:p>
        </w:tc>
        <w:tc>
          <w:tcPr>
            <w:tcW w:w="0" w:type="auto"/>
          </w:tcPr>
          <w:p w14:paraId="7AA41AC2" w14:textId="77777777" w:rsidR="00F159A2" w:rsidRDefault="00000000">
            <w:pPr>
              <w:pStyle w:val="Compact"/>
              <w:jc w:val="center"/>
            </w:pPr>
            <w:r>
              <w:rPr>
                <w:b/>
                <w:bCs/>
              </w:rPr>
              <w:t>Went along in B, same frame</w:t>
            </w:r>
          </w:p>
        </w:tc>
      </w:tr>
      <w:tr w:rsidR="00F159A2" w14:paraId="0D131D78" w14:textId="77777777">
        <w:tc>
          <w:tcPr>
            <w:tcW w:w="0" w:type="auto"/>
          </w:tcPr>
          <w:p w14:paraId="1028B8C2" w14:textId="77777777" w:rsidR="00F159A2" w:rsidRDefault="00000000">
            <w:pPr>
              <w:pStyle w:val="Compact"/>
            </w:pPr>
            <w:r>
              <w:t>Neutral</w:t>
            </w:r>
          </w:p>
        </w:tc>
        <w:tc>
          <w:tcPr>
            <w:tcW w:w="0" w:type="auto"/>
          </w:tcPr>
          <w:p w14:paraId="05449963" w14:textId="77777777" w:rsidR="00F159A2" w:rsidRDefault="00000000">
            <w:pPr>
              <w:pStyle w:val="Compact"/>
              <w:jc w:val="center"/>
            </w:pPr>
            <w:r>
              <w:t>3% (1/30)</w:t>
            </w:r>
          </w:p>
        </w:tc>
        <w:tc>
          <w:tcPr>
            <w:tcW w:w="0" w:type="auto"/>
          </w:tcPr>
          <w:p w14:paraId="33BD1334" w14:textId="77777777" w:rsidR="00F159A2" w:rsidRDefault="00000000">
            <w:pPr>
              <w:pStyle w:val="Compact"/>
              <w:jc w:val="center"/>
            </w:pPr>
            <w:r>
              <w:t>18,000</w:t>
            </w:r>
          </w:p>
        </w:tc>
        <w:tc>
          <w:tcPr>
            <w:tcW w:w="0" w:type="auto"/>
          </w:tcPr>
          <w:p w14:paraId="77967A1E" w14:textId="77777777" w:rsidR="00F159A2" w:rsidRDefault="00000000">
            <w:pPr>
              <w:pStyle w:val="Compact"/>
              <w:jc w:val="center"/>
            </w:pPr>
            <w:r>
              <w:t>–</w:t>
            </w:r>
          </w:p>
        </w:tc>
        <w:tc>
          <w:tcPr>
            <w:tcW w:w="0" w:type="auto"/>
          </w:tcPr>
          <w:p w14:paraId="62D7D4FF" w14:textId="77777777" w:rsidR="00F159A2" w:rsidRDefault="00000000">
            <w:pPr>
              <w:pStyle w:val="Compact"/>
              <w:jc w:val="center"/>
            </w:pPr>
            <w:r>
              <w:t>5%</w:t>
            </w:r>
          </w:p>
        </w:tc>
      </w:tr>
      <w:tr w:rsidR="00F159A2" w14:paraId="006F3AB3" w14:textId="77777777">
        <w:tc>
          <w:tcPr>
            <w:tcW w:w="0" w:type="auto"/>
          </w:tcPr>
          <w:p w14:paraId="315E4E79" w14:textId="77777777" w:rsidR="00F159A2" w:rsidRDefault="00000000">
            <w:pPr>
              <w:pStyle w:val="Compact"/>
            </w:pPr>
            <w:r>
              <w:t>No ask</w:t>
            </w:r>
          </w:p>
        </w:tc>
        <w:tc>
          <w:tcPr>
            <w:tcW w:w="0" w:type="auto"/>
          </w:tcPr>
          <w:p w14:paraId="09F5558C" w14:textId="77777777" w:rsidR="00F159A2" w:rsidRDefault="00000000">
            <w:pPr>
              <w:pStyle w:val="Compact"/>
              <w:jc w:val="center"/>
            </w:pPr>
            <w:r>
              <w:t>0% (0/30)</w:t>
            </w:r>
          </w:p>
        </w:tc>
        <w:tc>
          <w:tcPr>
            <w:tcW w:w="0" w:type="auto"/>
          </w:tcPr>
          <w:p w14:paraId="23DF8A51" w14:textId="77777777" w:rsidR="00F159A2" w:rsidRDefault="00000000">
            <w:pPr>
              <w:pStyle w:val="Compact"/>
              <w:jc w:val="center"/>
            </w:pPr>
            <w:r>
              <w:t>16,000</w:t>
            </w:r>
          </w:p>
        </w:tc>
        <w:tc>
          <w:tcPr>
            <w:tcW w:w="0" w:type="auto"/>
          </w:tcPr>
          <w:p w14:paraId="51CA1094" w14:textId="77777777" w:rsidR="00F159A2" w:rsidRDefault="00000000">
            <w:pPr>
              <w:pStyle w:val="Compact"/>
              <w:jc w:val="center"/>
            </w:pPr>
            <w:r>
              <w:t>–</w:t>
            </w:r>
          </w:p>
        </w:tc>
        <w:tc>
          <w:tcPr>
            <w:tcW w:w="0" w:type="auto"/>
          </w:tcPr>
          <w:p w14:paraId="4FEADEB9" w14:textId="77777777" w:rsidR="00F159A2" w:rsidRDefault="00000000">
            <w:pPr>
              <w:pStyle w:val="Compact"/>
              <w:jc w:val="center"/>
            </w:pPr>
            <w:r>
              <w:t>–</w:t>
            </w:r>
          </w:p>
        </w:tc>
      </w:tr>
      <w:tr w:rsidR="00F159A2" w14:paraId="54A9CCD6" w14:textId="77777777">
        <w:tc>
          <w:tcPr>
            <w:tcW w:w="0" w:type="auto"/>
          </w:tcPr>
          <w:p w14:paraId="462B9030" w14:textId="77777777" w:rsidR="00F159A2" w:rsidRDefault="00000000">
            <w:pPr>
              <w:pStyle w:val="Compact"/>
            </w:pPr>
            <w:r>
              <w:t>Loss</w:t>
            </w:r>
          </w:p>
        </w:tc>
        <w:tc>
          <w:tcPr>
            <w:tcW w:w="0" w:type="auto"/>
          </w:tcPr>
          <w:p w14:paraId="10474CE5" w14:textId="77777777" w:rsidR="00F159A2" w:rsidRDefault="00000000">
            <w:pPr>
              <w:pStyle w:val="Compact"/>
              <w:jc w:val="center"/>
            </w:pPr>
            <w:r>
              <w:t>0% (0/30)</w:t>
            </w:r>
          </w:p>
        </w:tc>
        <w:tc>
          <w:tcPr>
            <w:tcW w:w="0" w:type="auto"/>
          </w:tcPr>
          <w:p w14:paraId="1A5DA8C3" w14:textId="77777777" w:rsidR="00F159A2" w:rsidRDefault="00000000">
            <w:pPr>
              <w:pStyle w:val="Compact"/>
              <w:jc w:val="center"/>
            </w:pPr>
            <w:r>
              <w:t>349,000</w:t>
            </w:r>
          </w:p>
        </w:tc>
        <w:tc>
          <w:tcPr>
            <w:tcW w:w="0" w:type="auto"/>
          </w:tcPr>
          <w:p w14:paraId="162003D4" w14:textId="77777777" w:rsidR="00F159A2" w:rsidRDefault="00000000">
            <w:pPr>
              <w:pStyle w:val="Compact"/>
              <w:jc w:val="center"/>
            </w:pPr>
            <w:r>
              <w:t>0.008</w:t>
            </w:r>
          </w:p>
        </w:tc>
        <w:tc>
          <w:tcPr>
            <w:tcW w:w="0" w:type="auto"/>
          </w:tcPr>
          <w:p w14:paraId="653F9E53" w14:textId="77777777" w:rsidR="00F159A2" w:rsidRDefault="00000000">
            <w:pPr>
              <w:pStyle w:val="Compact"/>
              <w:jc w:val="center"/>
            </w:pPr>
            <w:r>
              <w:t>25%</w:t>
            </w:r>
          </w:p>
        </w:tc>
      </w:tr>
      <w:tr w:rsidR="00F159A2" w14:paraId="408E9384" w14:textId="77777777">
        <w:tc>
          <w:tcPr>
            <w:tcW w:w="0" w:type="auto"/>
          </w:tcPr>
          <w:p w14:paraId="11242328" w14:textId="77777777" w:rsidR="00F159A2" w:rsidRDefault="00000000">
            <w:pPr>
              <w:pStyle w:val="Compact"/>
            </w:pPr>
            <w:r>
              <w:t>Gain</w:t>
            </w:r>
          </w:p>
        </w:tc>
        <w:tc>
          <w:tcPr>
            <w:tcW w:w="0" w:type="auto"/>
          </w:tcPr>
          <w:p w14:paraId="32658136" w14:textId="77777777" w:rsidR="00F159A2" w:rsidRDefault="00000000">
            <w:pPr>
              <w:pStyle w:val="Compact"/>
              <w:jc w:val="center"/>
            </w:pPr>
            <w:r>
              <w:t>17% (5/30)</w:t>
            </w:r>
          </w:p>
        </w:tc>
        <w:tc>
          <w:tcPr>
            <w:tcW w:w="0" w:type="auto"/>
          </w:tcPr>
          <w:p w14:paraId="7B1AB99F" w14:textId="77777777" w:rsidR="00F159A2" w:rsidRDefault="00000000">
            <w:pPr>
              <w:pStyle w:val="Compact"/>
              <w:jc w:val="center"/>
            </w:pPr>
            <w:r>
              <w:t>217,000</w:t>
            </w:r>
          </w:p>
        </w:tc>
        <w:tc>
          <w:tcPr>
            <w:tcW w:w="0" w:type="auto"/>
          </w:tcPr>
          <w:p w14:paraId="4B501421" w14:textId="77777777" w:rsidR="00F159A2" w:rsidRDefault="00000000">
            <w:pPr>
              <w:pStyle w:val="Compact"/>
              <w:jc w:val="center"/>
            </w:pPr>
            <w:r>
              <w:t>0.009</w:t>
            </w:r>
          </w:p>
        </w:tc>
        <w:tc>
          <w:tcPr>
            <w:tcW w:w="0" w:type="auto"/>
          </w:tcPr>
          <w:p w14:paraId="5A210A22" w14:textId="77777777" w:rsidR="00F159A2" w:rsidRDefault="00000000">
            <w:pPr>
              <w:pStyle w:val="Compact"/>
              <w:jc w:val="center"/>
            </w:pPr>
            <w:r>
              <w:t>10%</w:t>
            </w:r>
          </w:p>
        </w:tc>
      </w:tr>
      <w:tr w:rsidR="00F159A2" w14:paraId="7627F987" w14:textId="77777777">
        <w:tc>
          <w:tcPr>
            <w:tcW w:w="0" w:type="auto"/>
          </w:tcPr>
          <w:p w14:paraId="38BE0EA3" w14:textId="77777777" w:rsidR="00F159A2" w:rsidRDefault="00000000">
            <w:pPr>
              <w:pStyle w:val="Compact"/>
            </w:pPr>
            <w:r>
              <w:t>Loss + you</w:t>
            </w:r>
          </w:p>
        </w:tc>
        <w:tc>
          <w:tcPr>
            <w:tcW w:w="0" w:type="auto"/>
          </w:tcPr>
          <w:p w14:paraId="6E445B54" w14:textId="77777777" w:rsidR="00F159A2" w:rsidRDefault="00000000">
            <w:pPr>
              <w:pStyle w:val="Compact"/>
              <w:jc w:val="center"/>
            </w:pPr>
            <w:r>
              <w:t>10% (3/30)</w:t>
            </w:r>
          </w:p>
        </w:tc>
        <w:tc>
          <w:tcPr>
            <w:tcW w:w="0" w:type="auto"/>
          </w:tcPr>
          <w:p w14:paraId="4F7096BB" w14:textId="77777777" w:rsidR="00F159A2" w:rsidRDefault="00000000">
            <w:pPr>
              <w:pStyle w:val="Compact"/>
              <w:jc w:val="center"/>
            </w:pPr>
            <w:r>
              <w:t>341,000</w:t>
            </w:r>
          </w:p>
        </w:tc>
        <w:tc>
          <w:tcPr>
            <w:tcW w:w="0" w:type="auto"/>
          </w:tcPr>
          <w:p w14:paraId="2D536F75" w14:textId="77777777" w:rsidR="00F159A2" w:rsidRDefault="00000000">
            <w:pPr>
              <w:pStyle w:val="Compact"/>
              <w:jc w:val="center"/>
            </w:pPr>
            <w:r>
              <w:t>0.009</w:t>
            </w:r>
          </w:p>
        </w:tc>
        <w:tc>
          <w:tcPr>
            <w:tcW w:w="0" w:type="auto"/>
          </w:tcPr>
          <w:p w14:paraId="74E7A814" w14:textId="77777777" w:rsidR="00F159A2" w:rsidRDefault="00000000">
            <w:pPr>
              <w:pStyle w:val="Compact"/>
              <w:jc w:val="center"/>
            </w:pPr>
            <w:r>
              <w:t>33%</w:t>
            </w:r>
          </w:p>
        </w:tc>
      </w:tr>
      <w:tr w:rsidR="00F159A2" w14:paraId="10AB7A9B" w14:textId="77777777">
        <w:tc>
          <w:tcPr>
            <w:tcW w:w="0" w:type="auto"/>
          </w:tcPr>
          <w:p w14:paraId="769CB064" w14:textId="77777777" w:rsidR="00F159A2" w:rsidRDefault="00000000">
            <w:pPr>
              <w:pStyle w:val="Compact"/>
            </w:pPr>
            <w:r>
              <w:t>Gain + you</w:t>
            </w:r>
          </w:p>
        </w:tc>
        <w:tc>
          <w:tcPr>
            <w:tcW w:w="0" w:type="auto"/>
          </w:tcPr>
          <w:p w14:paraId="7427F25F" w14:textId="77777777" w:rsidR="00F159A2" w:rsidRDefault="00000000">
            <w:pPr>
              <w:pStyle w:val="Compact"/>
              <w:jc w:val="center"/>
            </w:pPr>
            <w:r>
              <w:t>3% (1/30)</w:t>
            </w:r>
          </w:p>
        </w:tc>
        <w:tc>
          <w:tcPr>
            <w:tcW w:w="0" w:type="auto"/>
          </w:tcPr>
          <w:p w14:paraId="3B8A2511" w14:textId="77777777" w:rsidR="00F159A2" w:rsidRDefault="00000000">
            <w:pPr>
              <w:pStyle w:val="Compact"/>
              <w:jc w:val="center"/>
            </w:pPr>
            <w:r>
              <w:t>180,600</w:t>
            </w:r>
          </w:p>
        </w:tc>
        <w:tc>
          <w:tcPr>
            <w:tcW w:w="0" w:type="auto"/>
          </w:tcPr>
          <w:p w14:paraId="3DBCCF13" w14:textId="77777777" w:rsidR="00F159A2" w:rsidRDefault="00000000">
            <w:pPr>
              <w:pStyle w:val="Compact"/>
              <w:jc w:val="center"/>
            </w:pPr>
            <w:r>
              <w:t>0.008</w:t>
            </w:r>
          </w:p>
        </w:tc>
        <w:tc>
          <w:tcPr>
            <w:tcW w:w="0" w:type="auto"/>
          </w:tcPr>
          <w:p w14:paraId="0F60D3D6" w14:textId="77777777" w:rsidR="00F159A2" w:rsidRDefault="00000000">
            <w:pPr>
              <w:pStyle w:val="Compact"/>
              <w:jc w:val="center"/>
            </w:pPr>
            <w:r>
              <w:t>18%</w:t>
            </w:r>
          </w:p>
        </w:tc>
      </w:tr>
    </w:tbl>
    <w:bookmarkEnd w:id="22"/>
    <w:p w14:paraId="1D8B5930" w14:textId="77777777" w:rsidR="00F159A2" w:rsidRDefault="00000000">
      <w:pPr>
        <w:pStyle w:val="BodyText"/>
      </w:pPr>
      <w:r>
        <w:t xml:space="preserve">When management and UBS pushed the same frame (D), going along under loss rose by 20.0 points over management alone (+13.3 to +26.7; </w:t>
      </w:r>
      <w:r>
        <w:rPr>
          <w:i/>
          <w:iCs/>
        </w:rPr>
        <w:t>p</w:t>
      </w:r>
      <w:r>
        <w:t xml:space="preserve"> = 0.009) but did not exceed UBS alone (−5.0; </w:t>
      </w:r>
      <w:r>
        <w:rPr>
          <w:i/>
          <w:iCs/>
        </w:rPr>
        <w:t>p</w:t>
      </w:r>
      <w:r>
        <w:t xml:space="preserve"> = 0.60). No other D comparison was significant. D’s agents traded as much before the first chat as A’s (for example, 320,500 against 349,000 ounces a day under loss; </w:t>
      </w:r>
      <w:r>
        <w:rPr>
          <w:i/>
          <w:iCs/>
        </w:rPr>
        <w:t>p</w:t>
      </w:r>
      <w:r>
        <w:t xml:space="preserve"> = 0.85). The two sources therefore did different things in the same careers: management’s priming set how much the agent traded before any request, and UBS’s framing set whether it went along when asked.</w:t>
      </w:r>
    </w:p>
    <w:p w14:paraId="05E947DB" w14:textId="77777777" w:rsidR="00F159A2" w:rsidRDefault="00000000">
      <w:pPr>
        <w:pStyle w:val="Heading2"/>
      </w:pPr>
      <w:bookmarkStart w:id="23" w:name="sec:resEF"/>
      <w:bookmarkEnd w:id="21"/>
      <w:r>
        <w:lastRenderedPageBreak/>
        <w:t>7.3 A second bank (Experiments F and E)</w:t>
      </w:r>
      <w:r w:rsidR="00DA7068">
        <w:br/>
      </w:r>
    </w:p>
    <w:p w14:paraId="61763FA0" w14:textId="77777777" w:rsidR="00F159A2" w:rsidRDefault="00000000">
      <w:pPr>
        <w:pStyle w:val="TableCaption"/>
      </w:pPr>
      <w:bookmarkStart w:id="24" w:name="tab:F"/>
      <w:r>
        <w:rPr>
          <w:b/>
          <w:bCs/>
        </w:rPr>
        <w:t>Table 8:</w:t>
      </w:r>
      <w:r>
        <w:t xml:space="preserve"> Experiment F: UBS’s framing plus a second bank (Bank C) in the same frame (10 careers per version), against its twin in B.</w:t>
      </w:r>
    </w:p>
    <w:tbl>
      <w:tblPr>
        <w:tblStyle w:val="Table"/>
        <w:tblW w:w="4995" w:type="pct"/>
        <w:tblLook w:val="0020" w:firstRow="1" w:lastRow="0" w:firstColumn="0" w:lastColumn="0" w:noHBand="0" w:noVBand="0"/>
      </w:tblPr>
      <w:tblGrid>
        <w:gridCol w:w="1572"/>
        <w:gridCol w:w="1715"/>
        <w:gridCol w:w="1868"/>
        <w:gridCol w:w="2023"/>
        <w:gridCol w:w="978"/>
        <w:gridCol w:w="1195"/>
      </w:tblGrid>
      <w:tr w:rsidR="00F159A2" w14:paraId="1A7176DC"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1073B744" w14:textId="77777777" w:rsidR="00F159A2" w:rsidRDefault="00000000">
            <w:pPr>
              <w:pStyle w:val="Compact"/>
            </w:pPr>
            <w:r>
              <w:rPr>
                <w:b/>
                <w:bCs/>
              </w:rPr>
              <w:t>Version</w:t>
            </w:r>
          </w:p>
        </w:tc>
        <w:tc>
          <w:tcPr>
            <w:tcW w:w="0" w:type="auto"/>
          </w:tcPr>
          <w:p w14:paraId="424A72E3" w14:textId="77777777" w:rsidR="00F159A2" w:rsidRDefault="00000000">
            <w:pPr>
              <w:pStyle w:val="Compact"/>
              <w:jc w:val="center"/>
            </w:pPr>
            <w:r>
              <w:rPr>
                <w:b/>
                <w:bCs/>
              </w:rPr>
              <w:t>Went along</w:t>
            </w:r>
          </w:p>
        </w:tc>
        <w:tc>
          <w:tcPr>
            <w:tcW w:w="0" w:type="auto"/>
          </w:tcPr>
          <w:p w14:paraId="3D26375F" w14:textId="77777777" w:rsidR="00F159A2" w:rsidRDefault="00000000">
            <w:pPr>
              <w:pStyle w:val="Compact"/>
              <w:jc w:val="center"/>
            </w:pPr>
            <w:r>
              <w:rPr>
                <w:b/>
                <w:bCs/>
              </w:rPr>
              <w:t>95% interval</w:t>
            </w:r>
          </w:p>
        </w:tc>
        <w:tc>
          <w:tcPr>
            <w:tcW w:w="0" w:type="auto"/>
          </w:tcPr>
          <w:p w14:paraId="7E27073B" w14:textId="77777777" w:rsidR="00F159A2" w:rsidRDefault="00000000">
            <w:pPr>
              <w:pStyle w:val="Compact"/>
              <w:jc w:val="center"/>
            </w:pPr>
            <w:r>
              <w:rPr>
                <w:b/>
                <w:bCs/>
              </w:rPr>
              <w:t>B (no Bank C)</w:t>
            </w:r>
          </w:p>
        </w:tc>
        <w:tc>
          <w:tcPr>
            <w:tcW w:w="0" w:type="auto"/>
          </w:tcPr>
          <w:p w14:paraId="3A4D6CD4" w14:textId="77777777" w:rsidR="00F159A2" w:rsidRDefault="00000000">
            <w:pPr>
              <w:pStyle w:val="Compact"/>
              <w:jc w:val="center"/>
            </w:pPr>
            <w:r>
              <w:rPr>
                <w:b/>
                <w:bCs/>
              </w:rPr>
              <w:t>F − B</w:t>
            </w:r>
          </w:p>
        </w:tc>
        <w:tc>
          <w:tcPr>
            <w:tcW w:w="0" w:type="auto"/>
          </w:tcPr>
          <w:p w14:paraId="4754C760" w14:textId="77777777" w:rsidR="00F159A2" w:rsidRDefault="00000000">
            <w:pPr>
              <w:pStyle w:val="Compact"/>
              <w:jc w:val="center"/>
            </w:pPr>
            <w:r>
              <w:rPr>
                <w:b/>
                <w:bCs/>
              </w:rPr>
              <w:t xml:space="preserve">Holm </w:t>
            </w:r>
            <w:r>
              <w:rPr>
                <w:b/>
                <w:bCs/>
                <w:i/>
                <w:iCs/>
              </w:rPr>
              <w:t>p</w:t>
            </w:r>
          </w:p>
        </w:tc>
      </w:tr>
      <w:tr w:rsidR="00F159A2" w14:paraId="3FDACCB8" w14:textId="77777777">
        <w:tc>
          <w:tcPr>
            <w:tcW w:w="0" w:type="auto"/>
          </w:tcPr>
          <w:p w14:paraId="0DE98641" w14:textId="77777777" w:rsidR="00F159A2" w:rsidRDefault="00000000">
            <w:pPr>
              <w:pStyle w:val="Compact"/>
            </w:pPr>
            <w:r>
              <w:t>Neutral</w:t>
            </w:r>
          </w:p>
        </w:tc>
        <w:tc>
          <w:tcPr>
            <w:tcW w:w="0" w:type="auto"/>
          </w:tcPr>
          <w:p w14:paraId="52D02528" w14:textId="77777777" w:rsidR="00F159A2" w:rsidRDefault="00000000">
            <w:pPr>
              <w:pStyle w:val="Compact"/>
              <w:jc w:val="center"/>
            </w:pPr>
            <w:r>
              <w:t>3% (2/60)</w:t>
            </w:r>
          </w:p>
        </w:tc>
        <w:tc>
          <w:tcPr>
            <w:tcW w:w="0" w:type="auto"/>
          </w:tcPr>
          <w:p w14:paraId="162E5C8E" w14:textId="77777777" w:rsidR="00F159A2" w:rsidRDefault="00000000">
            <w:pPr>
              <w:pStyle w:val="Compact"/>
              <w:jc w:val="center"/>
            </w:pPr>
            <w:r>
              <w:t>0–8%</w:t>
            </w:r>
          </w:p>
        </w:tc>
        <w:tc>
          <w:tcPr>
            <w:tcW w:w="0" w:type="auto"/>
          </w:tcPr>
          <w:p w14:paraId="0BA17214" w14:textId="77777777" w:rsidR="00F159A2" w:rsidRDefault="00000000">
            <w:pPr>
              <w:pStyle w:val="Compact"/>
              <w:jc w:val="center"/>
            </w:pPr>
            <w:r>
              <w:t>5%</w:t>
            </w:r>
          </w:p>
        </w:tc>
        <w:tc>
          <w:tcPr>
            <w:tcW w:w="0" w:type="auto"/>
          </w:tcPr>
          <w:p w14:paraId="4BA22F79" w14:textId="77777777" w:rsidR="00F159A2" w:rsidRDefault="00000000">
            <w:pPr>
              <w:pStyle w:val="Compact"/>
              <w:jc w:val="center"/>
            </w:pPr>
            <w:r>
              <w:t>−1.7</w:t>
            </w:r>
          </w:p>
        </w:tc>
        <w:tc>
          <w:tcPr>
            <w:tcW w:w="0" w:type="auto"/>
          </w:tcPr>
          <w:p w14:paraId="2804165E" w14:textId="77777777" w:rsidR="00F159A2" w:rsidRDefault="00000000">
            <w:pPr>
              <w:pStyle w:val="Compact"/>
              <w:jc w:val="center"/>
            </w:pPr>
            <w:r>
              <w:t>1.00</w:t>
            </w:r>
          </w:p>
        </w:tc>
      </w:tr>
      <w:tr w:rsidR="00F159A2" w14:paraId="7AA6DC4C" w14:textId="77777777">
        <w:tc>
          <w:tcPr>
            <w:tcW w:w="0" w:type="auto"/>
          </w:tcPr>
          <w:p w14:paraId="47EC8E01" w14:textId="77777777" w:rsidR="00F159A2" w:rsidRDefault="00000000">
            <w:pPr>
              <w:pStyle w:val="Compact"/>
            </w:pPr>
            <w:r>
              <w:t>Loss</w:t>
            </w:r>
          </w:p>
        </w:tc>
        <w:tc>
          <w:tcPr>
            <w:tcW w:w="0" w:type="auto"/>
          </w:tcPr>
          <w:p w14:paraId="59108A10" w14:textId="77777777" w:rsidR="00F159A2" w:rsidRDefault="00000000">
            <w:pPr>
              <w:pStyle w:val="Compact"/>
              <w:jc w:val="center"/>
            </w:pPr>
            <w:r>
              <w:t>28% (17/60)</w:t>
            </w:r>
          </w:p>
        </w:tc>
        <w:tc>
          <w:tcPr>
            <w:tcW w:w="0" w:type="auto"/>
          </w:tcPr>
          <w:p w14:paraId="6A8D6F83" w14:textId="77777777" w:rsidR="00F159A2" w:rsidRDefault="00000000">
            <w:pPr>
              <w:pStyle w:val="Compact"/>
              <w:jc w:val="center"/>
            </w:pPr>
            <w:r>
              <w:t>20–38%</w:t>
            </w:r>
          </w:p>
        </w:tc>
        <w:tc>
          <w:tcPr>
            <w:tcW w:w="0" w:type="auto"/>
          </w:tcPr>
          <w:p w14:paraId="4EFBDD6A" w14:textId="77777777" w:rsidR="00F159A2" w:rsidRDefault="00000000">
            <w:pPr>
              <w:pStyle w:val="Compact"/>
              <w:jc w:val="center"/>
            </w:pPr>
            <w:r>
              <w:t>25%</w:t>
            </w:r>
          </w:p>
        </w:tc>
        <w:tc>
          <w:tcPr>
            <w:tcW w:w="0" w:type="auto"/>
          </w:tcPr>
          <w:p w14:paraId="2F6A09C5" w14:textId="77777777" w:rsidR="00F159A2" w:rsidRDefault="00000000">
            <w:pPr>
              <w:pStyle w:val="Compact"/>
              <w:jc w:val="center"/>
            </w:pPr>
            <w:r>
              <w:t>+3.3</w:t>
            </w:r>
          </w:p>
        </w:tc>
        <w:tc>
          <w:tcPr>
            <w:tcW w:w="0" w:type="auto"/>
          </w:tcPr>
          <w:p w14:paraId="12059160" w14:textId="77777777" w:rsidR="00F159A2" w:rsidRDefault="00000000">
            <w:pPr>
              <w:pStyle w:val="Compact"/>
              <w:jc w:val="center"/>
            </w:pPr>
            <w:r>
              <w:t>1.00</w:t>
            </w:r>
          </w:p>
        </w:tc>
      </w:tr>
      <w:tr w:rsidR="00F159A2" w14:paraId="6954E353" w14:textId="77777777">
        <w:tc>
          <w:tcPr>
            <w:tcW w:w="0" w:type="auto"/>
          </w:tcPr>
          <w:p w14:paraId="6E5E5A4D" w14:textId="77777777" w:rsidR="00F159A2" w:rsidRDefault="00000000">
            <w:pPr>
              <w:pStyle w:val="Compact"/>
            </w:pPr>
            <w:r>
              <w:t>Gain</w:t>
            </w:r>
          </w:p>
        </w:tc>
        <w:tc>
          <w:tcPr>
            <w:tcW w:w="0" w:type="auto"/>
          </w:tcPr>
          <w:p w14:paraId="34BB1E34" w14:textId="77777777" w:rsidR="00F159A2" w:rsidRDefault="00000000">
            <w:pPr>
              <w:pStyle w:val="Compact"/>
              <w:jc w:val="center"/>
            </w:pPr>
            <w:r>
              <w:t>12% (7/60)</w:t>
            </w:r>
          </w:p>
        </w:tc>
        <w:tc>
          <w:tcPr>
            <w:tcW w:w="0" w:type="auto"/>
          </w:tcPr>
          <w:p w14:paraId="09828FD4" w14:textId="77777777" w:rsidR="00F159A2" w:rsidRDefault="00000000">
            <w:pPr>
              <w:pStyle w:val="Compact"/>
              <w:jc w:val="center"/>
            </w:pPr>
            <w:r>
              <w:t>2–23%</w:t>
            </w:r>
          </w:p>
        </w:tc>
        <w:tc>
          <w:tcPr>
            <w:tcW w:w="0" w:type="auto"/>
          </w:tcPr>
          <w:p w14:paraId="70D470CF" w14:textId="77777777" w:rsidR="00F159A2" w:rsidRDefault="00000000">
            <w:pPr>
              <w:pStyle w:val="Compact"/>
              <w:jc w:val="center"/>
            </w:pPr>
            <w:r>
              <w:t>10%</w:t>
            </w:r>
          </w:p>
        </w:tc>
        <w:tc>
          <w:tcPr>
            <w:tcW w:w="0" w:type="auto"/>
          </w:tcPr>
          <w:p w14:paraId="20F8A944" w14:textId="77777777" w:rsidR="00F159A2" w:rsidRDefault="00000000">
            <w:pPr>
              <w:pStyle w:val="Compact"/>
              <w:jc w:val="center"/>
            </w:pPr>
            <w:r>
              <w:t>+1.7</w:t>
            </w:r>
          </w:p>
        </w:tc>
        <w:tc>
          <w:tcPr>
            <w:tcW w:w="0" w:type="auto"/>
          </w:tcPr>
          <w:p w14:paraId="7E82571D" w14:textId="77777777" w:rsidR="00F159A2" w:rsidRDefault="00000000">
            <w:pPr>
              <w:pStyle w:val="Compact"/>
              <w:jc w:val="center"/>
            </w:pPr>
            <w:r>
              <w:t>1.00</w:t>
            </w:r>
          </w:p>
        </w:tc>
      </w:tr>
      <w:tr w:rsidR="00F159A2" w14:paraId="2582E108" w14:textId="77777777">
        <w:tc>
          <w:tcPr>
            <w:tcW w:w="0" w:type="auto"/>
          </w:tcPr>
          <w:p w14:paraId="78A1E7A7" w14:textId="77777777" w:rsidR="00F159A2" w:rsidRDefault="00000000">
            <w:pPr>
              <w:pStyle w:val="Compact"/>
            </w:pPr>
            <w:r>
              <w:t>Loss + you</w:t>
            </w:r>
          </w:p>
        </w:tc>
        <w:tc>
          <w:tcPr>
            <w:tcW w:w="0" w:type="auto"/>
          </w:tcPr>
          <w:p w14:paraId="7640DF36" w14:textId="77777777" w:rsidR="00F159A2" w:rsidRDefault="00000000">
            <w:pPr>
              <w:pStyle w:val="Compact"/>
              <w:jc w:val="center"/>
            </w:pPr>
            <w:r>
              <w:t>48% (29/60)</w:t>
            </w:r>
          </w:p>
        </w:tc>
        <w:tc>
          <w:tcPr>
            <w:tcW w:w="0" w:type="auto"/>
          </w:tcPr>
          <w:p w14:paraId="31C009E3" w14:textId="77777777" w:rsidR="00F159A2" w:rsidRDefault="00000000">
            <w:pPr>
              <w:pStyle w:val="Compact"/>
              <w:jc w:val="center"/>
            </w:pPr>
            <w:r>
              <w:t>40–58%</w:t>
            </w:r>
          </w:p>
        </w:tc>
        <w:tc>
          <w:tcPr>
            <w:tcW w:w="0" w:type="auto"/>
          </w:tcPr>
          <w:p w14:paraId="2F481944" w14:textId="77777777" w:rsidR="00F159A2" w:rsidRDefault="00000000">
            <w:pPr>
              <w:pStyle w:val="Compact"/>
              <w:jc w:val="center"/>
            </w:pPr>
            <w:r>
              <w:t>33%</w:t>
            </w:r>
          </w:p>
        </w:tc>
        <w:tc>
          <w:tcPr>
            <w:tcW w:w="0" w:type="auto"/>
          </w:tcPr>
          <w:p w14:paraId="7BFE0A56" w14:textId="77777777" w:rsidR="00F159A2" w:rsidRDefault="00000000">
            <w:pPr>
              <w:pStyle w:val="Compact"/>
              <w:jc w:val="center"/>
            </w:pPr>
            <w:r>
              <w:t>+15.0</w:t>
            </w:r>
          </w:p>
        </w:tc>
        <w:tc>
          <w:tcPr>
            <w:tcW w:w="0" w:type="auto"/>
          </w:tcPr>
          <w:p w14:paraId="5BDF6DC4" w14:textId="77777777" w:rsidR="00F159A2" w:rsidRDefault="00000000">
            <w:pPr>
              <w:pStyle w:val="Compact"/>
              <w:jc w:val="center"/>
            </w:pPr>
            <w:r>
              <w:t>0.35</w:t>
            </w:r>
          </w:p>
        </w:tc>
      </w:tr>
      <w:tr w:rsidR="00F159A2" w14:paraId="27824FD2" w14:textId="77777777">
        <w:tc>
          <w:tcPr>
            <w:tcW w:w="0" w:type="auto"/>
          </w:tcPr>
          <w:p w14:paraId="28FFA7CE" w14:textId="77777777" w:rsidR="00F159A2" w:rsidRDefault="00000000">
            <w:pPr>
              <w:pStyle w:val="Compact"/>
            </w:pPr>
            <w:r>
              <w:t>Gain + you</w:t>
            </w:r>
          </w:p>
        </w:tc>
        <w:tc>
          <w:tcPr>
            <w:tcW w:w="0" w:type="auto"/>
          </w:tcPr>
          <w:p w14:paraId="72D550A4" w14:textId="77777777" w:rsidR="00F159A2" w:rsidRDefault="00000000">
            <w:pPr>
              <w:pStyle w:val="Compact"/>
              <w:jc w:val="center"/>
            </w:pPr>
            <w:r>
              <w:t>40% (24/60)</w:t>
            </w:r>
          </w:p>
        </w:tc>
        <w:tc>
          <w:tcPr>
            <w:tcW w:w="0" w:type="auto"/>
          </w:tcPr>
          <w:p w14:paraId="7C83965D" w14:textId="77777777" w:rsidR="00F159A2" w:rsidRDefault="00000000">
            <w:pPr>
              <w:pStyle w:val="Compact"/>
              <w:jc w:val="center"/>
            </w:pPr>
            <w:r>
              <w:t>33–50%</w:t>
            </w:r>
          </w:p>
        </w:tc>
        <w:tc>
          <w:tcPr>
            <w:tcW w:w="0" w:type="auto"/>
          </w:tcPr>
          <w:p w14:paraId="5F2C787A" w14:textId="77777777" w:rsidR="00F159A2" w:rsidRDefault="00000000">
            <w:pPr>
              <w:pStyle w:val="Compact"/>
              <w:jc w:val="center"/>
            </w:pPr>
            <w:r>
              <w:t>18%</w:t>
            </w:r>
          </w:p>
        </w:tc>
        <w:tc>
          <w:tcPr>
            <w:tcW w:w="0" w:type="auto"/>
          </w:tcPr>
          <w:p w14:paraId="4816C28D" w14:textId="77777777" w:rsidR="00F159A2" w:rsidRDefault="00000000">
            <w:pPr>
              <w:pStyle w:val="Compact"/>
              <w:jc w:val="center"/>
            </w:pPr>
            <w:r>
              <w:t>+21.7</w:t>
            </w:r>
          </w:p>
        </w:tc>
        <w:tc>
          <w:tcPr>
            <w:tcW w:w="0" w:type="auto"/>
          </w:tcPr>
          <w:p w14:paraId="2C327A15" w14:textId="77777777" w:rsidR="00F159A2" w:rsidRDefault="00000000">
            <w:pPr>
              <w:pStyle w:val="Compact"/>
              <w:jc w:val="center"/>
            </w:pPr>
            <w:r>
              <w:t>0.027</w:t>
            </w:r>
          </w:p>
        </w:tc>
      </w:tr>
    </w:tbl>
    <w:bookmarkEnd w:id="24"/>
    <w:p w14:paraId="4D3CFD1C" w14:textId="3C55028F" w:rsidR="00F159A2" w:rsidRDefault="00C308C3">
      <w:pPr>
        <w:pStyle w:val="BodyText"/>
      </w:pPr>
      <w:r>
        <w:br/>
      </w:r>
      <w:r w:rsidR="00000000">
        <w:t xml:space="preserve">A second bank did not raise going along overall: pooled over the framings run first, F exceeded B by 5.6 points (−5.0 to +16.1; </w:t>
      </w:r>
      <w:r w:rsidR="00000000">
        <w:rPr>
          <w:i/>
          <w:iCs/>
        </w:rPr>
        <w:t>p</w:t>
      </w:r>
      <w:r w:rsidR="00000000">
        <w:t xml:space="preserve"> = 0.35). By framing (Table 8), Bank C raised gain + you from 18% to 40% (+21.7 points, +10.0 to +35.0; Holm </w:t>
      </w:r>
      <w:r w:rsidR="00000000">
        <w:rPr>
          <w:i/>
          <w:iCs/>
        </w:rPr>
        <w:t>p</w:t>
      </w:r>
      <w:r w:rsidR="00000000">
        <w:t xml:space="preserve"> = 0.027) and loss + you from 33% to 48% (+15.0, Holm </w:t>
      </w:r>
      <w:r w:rsidR="00000000">
        <w:rPr>
          <w:i/>
          <w:iCs/>
        </w:rPr>
        <w:t>p</w:t>
      </w:r>
      <w:r w:rsidR="00000000">
        <w:t xml:space="preserve"> = 0.35), and did nothing under neutral, loss or gain. Bank C’s neutral line alone, a bank saying it is in, left going along at 3%. In F, loss exceeded gain by 12.5 points (</w:t>
      </w:r>
      <w:r w:rsidR="00000000">
        <w:rPr>
          <w:i/>
          <w:iCs/>
        </w:rPr>
        <w:t>p</w:t>
      </w:r>
      <w:r w:rsidR="00000000">
        <w:t xml:space="preserve"> = 0.08). Against B’s neutral careers (exploratory), F’s loss raised going along by 23.3 points (Holm </w:t>
      </w:r>
      <w:r w:rsidR="00000000">
        <w:rPr>
          <w:i/>
          <w:iCs/>
        </w:rPr>
        <w:t>p</w:t>
      </w:r>
      <w:r w:rsidR="00000000">
        <w:t xml:space="preserve"> = 0.001), loss + you by 43.3 points (</w:t>
      </w:r>
      <w:r w:rsidR="00000000">
        <w:rPr>
          <w:i/>
          <w:iCs/>
        </w:rPr>
        <w:t>p</w:t>
      </w:r>
      <w:r w:rsidR="00000000">
        <w:t xml:space="preserve"> = 0.0004) and gain + you by 35.0 points (</w:t>
      </w:r>
      <w:r w:rsidR="00000000">
        <w:rPr>
          <w:i/>
          <w:iCs/>
        </w:rPr>
        <w:t>p</w:t>
      </w:r>
      <w:r w:rsidR="00000000">
        <w:t xml:space="preserve"> = 0.0004). Harm to stop-loss holders reached $4.63 million under F’s loss + you.</w:t>
      </w:r>
    </w:p>
    <w:p w14:paraId="37C70280" w14:textId="77777777" w:rsidR="00F159A2" w:rsidRDefault="00000000">
      <w:pPr>
        <w:pStyle w:val="BodyText"/>
      </w:pPr>
      <w:r>
        <w:t xml:space="preserve">Adding Bank C on top of management and UBS (E) changed nothing significant (+3.2 points pooled, </w:t>
      </w:r>
      <w:r>
        <w:rPr>
          <w:i/>
          <w:iCs/>
        </w:rPr>
        <w:t>p</w:t>
      </w:r>
      <w:r>
        <w:t xml:space="preserve"> = 0.52; no framing significant after correction). Table 9 collects going along by the number of sources pushing the same frame.</w:t>
      </w:r>
    </w:p>
    <w:p w14:paraId="68B7AE7B" w14:textId="77777777" w:rsidR="00F159A2" w:rsidRDefault="00000000">
      <w:pPr>
        <w:pStyle w:val="TableCaption"/>
      </w:pPr>
      <w:bookmarkStart w:id="25" w:name="tab:dose"/>
      <w:r>
        <w:rPr>
          <w:b/>
          <w:bCs/>
        </w:rPr>
        <w:t>Table 9:</w:t>
      </w:r>
      <w:r>
        <w:t xml:space="preserve"> Going along by the number of sources pushing the same frame. Zero sources is B’s neutral version.</w:t>
      </w:r>
    </w:p>
    <w:tbl>
      <w:tblPr>
        <w:tblStyle w:val="Table"/>
        <w:tblW w:w="5000" w:type="pct"/>
        <w:tblLook w:val="0020" w:firstRow="1" w:lastRow="0" w:firstColumn="0" w:lastColumn="0" w:noHBand="0" w:noVBand="0"/>
      </w:tblPr>
      <w:tblGrid>
        <w:gridCol w:w="1308"/>
        <w:gridCol w:w="784"/>
        <w:gridCol w:w="1084"/>
        <w:gridCol w:w="2060"/>
        <w:gridCol w:w="2627"/>
        <w:gridCol w:w="1497"/>
      </w:tblGrid>
      <w:tr w:rsidR="00F159A2" w14:paraId="0D41F6EC"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69AD978C" w14:textId="77777777" w:rsidR="00F159A2" w:rsidRDefault="00000000">
            <w:pPr>
              <w:pStyle w:val="Compact"/>
            </w:pPr>
            <w:r>
              <w:rPr>
                <w:b/>
                <w:bCs/>
              </w:rPr>
              <w:t>Frame</w:t>
            </w:r>
          </w:p>
        </w:tc>
        <w:tc>
          <w:tcPr>
            <w:tcW w:w="0" w:type="auto"/>
          </w:tcPr>
          <w:p w14:paraId="439BC128" w14:textId="77777777" w:rsidR="00F159A2" w:rsidRDefault="00000000">
            <w:pPr>
              <w:pStyle w:val="Compact"/>
              <w:jc w:val="center"/>
            </w:pPr>
            <w:r>
              <w:rPr>
                <w:b/>
                <w:bCs/>
              </w:rPr>
              <w:t>None</w:t>
            </w:r>
          </w:p>
        </w:tc>
        <w:tc>
          <w:tcPr>
            <w:tcW w:w="0" w:type="auto"/>
          </w:tcPr>
          <w:p w14:paraId="494DF991" w14:textId="77777777" w:rsidR="00F159A2" w:rsidRDefault="00000000">
            <w:pPr>
              <w:pStyle w:val="Compact"/>
              <w:jc w:val="center"/>
            </w:pPr>
            <w:r>
              <w:rPr>
                <w:b/>
                <w:bCs/>
              </w:rPr>
              <w:t>UBS (B)</w:t>
            </w:r>
          </w:p>
        </w:tc>
        <w:tc>
          <w:tcPr>
            <w:tcW w:w="0" w:type="auto"/>
          </w:tcPr>
          <w:p w14:paraId="4F6C07F1" w14:textId="77777777" w:rsidR="00F159A2" w:rsidRDefault="00000000">
            <w:pPr>
              <w:pStyle w:val="Compact"/>
              <w:jc w:val="center"/>
            </w:pPr>
            <w:r>
              <w:rPr>
                <w:b/>
                <w:bCs/>
              </w:rPr>
              <w:t>UBS + Bank C (F)</w:t>
            </w:r>
          </w:p>
        </w:tc>
        <w:tc>
          <w:tcPr>
            <w:tcW w:w="0" w:type="auto"/>
          </w:tcPr>
          <w:p w14:paraId="7E798156" w14:textId="77777777" w:rsidR="00F159A2" w:rsidRDefault="00000000">
            <w:pPr>
              <w:pStyle w:val="Compact"/>
              <w:jc w:val="center"/>
            </w:pPr>
            <w:r>
              <w:rPr>
                <w:b/>
                <w:bCs/>
              </w:rPr>
              <w:t>Management + UBS (D)</w:t>
            </w:r>
          </w:p>
        </w:tc>
        <w:tc>
          <w:tcPr>
            <w:tcW w:w="0" w:type="auto"/>
          </w:tcPr>
          <w:p w14:paraId="1663C9D0" w14:textId="77777777" w:rsidR="00F159A2" w:rsidRDefault="00000000">
            <w:pPr>
              <w:pStyle w:val="Compact"/>
              <w:jc w:val="center"/>
            </w:pPr>
            <w:r>
              <w:rPr>
                <w:b/>
                <w:bCs/>
              </w:rPr>
              <w:t>All three (E)</w:t>
            </w:r>
          </w:p>
        </w:tc>
      </w:tr>
      <w:tr w:rsidR="00F159A2" w14:paraId="482530D9" w14:textId="77777777">
        <w:tc>
          <w:tcPr>
            <w:tcW w:w="0" w:type="auto"/>
          </w:tcPr>
          <w:p w14:paraId="36AA84B7" w14:textId="77777777" w:rsidR="00F159A2" w:rsidRDefault="00000000">
            <w:pPr>
              <w:pStyle w:val="Compact"/>
            </w:pPr>
            <w:r>
              <w:t>Loss</w:t>
            </w:r>
          </w:p>
        </w:tc>
        <w:tc>
          <w:tcPr>
            <w:tcW w:w="0" w:type="auto"/>
          </w:tcPr>
          <w:p w14:paraId="46B2372C" w14:textId="77777777" w:rsidR="00F159A2" w:rsidRDefault="00000000">
            <w:pPr>
              <w:pStyle w:val="Compact"/>
              <w:jc w:val="center"/>
            </w:pPr>
            <w:r>
              <w:t>5%</w:t>
            </w:r>
          </w:p>
        </w:tc>
        <w:tc>
          <w:tcPr>
            <w:tcW w:w="0" w:type="auto"/>
          </w:tcPr>
          <w:p w14:paraId="3DFB72E5" w14:textId="77777777" w:rsidR="00F159A2" w:rsidRDefault="00000000">
            <w:pPr>
              <w:pStyle w:val="Compact"/>
              <w:jc w:val="center"/>
            </w:pPr>
            <w:r>
              <w:t>25%</w:t>
            </w:r>
          </w:p>
        </w:tc>
        <w:tc>
          <w:tcPr>
            <w:tcW w:w="0" w:type="auto"/>
          </w:tcPr>
          <w:p w14:paraId="727381D9" w14:textId="77777777" w:rsidR="00F159A2" w:rsidRDefault="00000000">
            <w:pPr>
              <w:pStyle w:val="Compact"/>
              <w:jc w:val="center"/>
            </w:pPr>
            <w:r>
              <w:t>28%</w:t>
            </w:r>
          </w:p>
        </w:tc>
        <w:tc>
          <w:tcPr>
            <w:tcW w:w="0" w:type="auto"/>
          </w:tcPr>
          <w:p w14:paraId="544946AF" w14:textId="77777777" w:rsidR="00F159A2" w:rsidRDefault="00000000">
            <w:pPr>
              <w:pStyle w:val="Compact"/>
              <w:jc w:val="center"/>
            </w:pPr>
            <w:r>
              <w:t>20%</w:t>
            </w:r>
          </w:p>
        </w:tc>
        <w:tc>
          <w:tcPr>
            <w:tcW w:w="0" w:type="auto"/>
          </w:tcPr>
          <w:p w14:paraId="1A299426" w14:textId="77777777" w:rsidR="00F159A2" w:rsidRDefault="00000000">
            <w:pPr>
              <w:pStyle w:val="Compact"/>
              <w:jc w:val="center"/>
            </w:pPr>
            <w:r>
              <w:t>20%</w:t>
            </w:r>
          </w:p>
        </w:tc>
      </w:tr>
      <w:tr w:rsidR="00F159A2" w14:paraId="05E9018D" w14:textId="77777777">
        <w:tc>
          <w:tcPr>
            <w:tcW w:w="0" w:type="auto"/>
          </w:tcPr>
          <w:p w14:paraId="55CFD3C4" w14:textId="77777777" w:rsidR="00F159A2" w:rsidRDefault="00000000">
            <w:pPr>
              <w:pStyle w:val="Compact"/>
            </w:pPr>
            <w:r>
              <w:t>Loss + you</w:t>
            </w:r>
          </w:p>
        </w:tc>
        <w:tc>
          <w:tcPr>
            <w:tcW w:w="0" w:type="auto"/>
          </w:tcPr>
          <w:p w14:paraId="20FBE55D" w14:textId="77777777" w:rsidR="00F159A2" w:rsidRDefault="00000000">
            <w:pPr>
              <w:pStyle w:val="Compact"/>
              <w:jc w:val="center"/>
            </w:pPr>
            <w:r>
              <w:t>5%</w:t>
            </w:r>
          </w:p>
        </w:tc>
        <w:tc>
          <w:tcPr>
            <w:tcW w:w="0" w:type="auto"/>
          </w:tcPr>
          <w:p w14:paraId="7A9AEE7C" w14:textId="77777777" w:rsidR="00F159A2" w:rsidRDefault="00000000">
            <w:pPr>
              <w:pStyle w:val="Compact"/>
              <w:jc w:val="center"/>
            </w:pPr>
            <w:r>
              <w:t>33%</w:t>
            </w:r>
          </w:p>
        </w:tc>
        <w:tc>
          <w:tcPr>
            <w:tcW w:w="0" w:type="auto"/>
          </w:tcPr>
          <w:p w14:paraId="24BBF2C0" w14:textId="77777777" w:rsidR="00F159A2" w:rsidRDefault="00000000">
            <w:pPr>
              <w:pStyle w:val="Compact"/>
              <w:jc w:val="center"/>
            </w:pPr>
            <w:r>
              <w:t>48%</w:t>
            </w:r>
          </w:p>
        </w:tc>
        <w:tc>
          <w:tcPr>
            <w:tcW w:w="0" w:type="auto"/>
          </w:tcPr>
          <w:p w14:paraId="595C7236" w14:textId="77777777" w:rsidR="00F159A2" w:rsidRDefault="00000000">
            <w:pPr>
              <w:pStyle w:val="Compact"/>
              <w:jc w:val="center"/>
            </w:pPr>
            <w:r>
              <w:t>22%</w:t>
            </w:r>
          </w:p>
        </w:tc>
        <w:tc>
          <w:tcPr>
            <w:tcW w:w="0" w:type="auto"/>
          </w:tcPr>
          <w:p w14:paraId="4A965FE0" w14:textId="77777777" w:rsidR="00F159A2" w:rsidRDefault="00000000">
            <w:pPr>
              <w:pStyle w:val="Compact"/>
              <w:jc w:val="center"/>
            </w:pPr>
            <w:r>
              <w:t>33%</w:t>
            </w:r>
          </w:p>
        </w:tc>
      </w:tr>
      <w:tr w:rsidR="00F159A2" w14:paraId="47DAF714" w14:textId="77777777">
        <w:tc>
          <w:tcPr>
            <w:tcW w:w="0" w:type="auto"/>
          </w:tcPr>
          <w:p w14:paraId="56ED2449" w14:textId="77777777" w:rsidR="00F159A2" w:rsidRDefault="00000000">
            <w:pPr>
              <w:pStyle w:val="Compact"/>
            </w:pPr>
            <w:r>
              <w:t>Gain</w:t>
            </w:r>
          </w:p>
        </w:tc>
        <w:tc>
          <w:tcPr>
            <w:tcW w:w="0" w:type="auto"/>
          </w:tcPr>
          <w:p w14:paraId="6295E8D9" w14:textId="77777777" w:rsidR="00F159A2" w:rsidRDefault="00000000">
            <w:pPr>
              <w:pStyle w:val="Compact"/>
              <w:jc w:val="center"/>
            </w:pPr>
            <w:r>
              <w:t>5%</w:t>
            </w:r>
          </w:p>
        </w:tc>
        <w:tc>
          <w:tcPr>
            <w:tcW w:w="0" w:type="auto"/>
          </w:tcPr>
          <w:p w14:paraId="2C12AEFD" w14:textId="77777777" w:rsidR="00F159A2" w:rsidRDefault="00000000">
            <w:pPr>
              <w:pStyle w:val="Compact"/>
              <w:jc w:val="center"/>
            </w:pPr>
            <w:r>
              <w:t>10%</w:t>
            </w:r>
          </w:p>
        </w:tc>
        <w:tc>
          <w:tcPr>
            <w:tcW w:w="0" w:type="auto"/>
          </w:tcPr>
          <w:p w14:paraId="63CFF7CD" w14:textId="77777777" w:rsidR="00F159A2" w:rsidRDefault="00000000">
            <w:pPr>
              <w:pStyle w:val="Compact"/>
              <w:jc w:val="center"/>
            </w:pPr>
            <w:r>
              <w:t>12%</w:t>
            </w:r>
          </w:p>
        </w:tc>
        <w:tc>
          <w:tcPr>
            <w:tcW w:w="0" w:type="auto"/>
          </w:tcPr>
          <w:p w14:paraId="3C624FC9" w14:textId="77777777" w:rsidR="00F159A2" w:rsidRDefault="00000000">
            <w:pPr>
              <w:pStyle w:val="Compact"/>
              <w:jc w:val="center"/>
            </w:pPr>
            <w:r>
              <w:t>10%</w:t>
            </w:r>
          </w:p>
        </w:tc>
        <w:tc>
          <w:tcPr>
            <w:tcW w:w="0" w:type="auto"/>
          </w:tcPr>
          <w:p w14:paraId="229BA378" w14:textId="77777777" w:rsidR="00F159A2" w:rsidRDefault="00000000">
            <w:pPr>
              <w:pStyle w:val="Compact"/>
              <w:jc w:val="center"/>
            </w:pPr>
            <w:r>
              <w:t>17%</w:t>
            </w:r>
          </w:p>
        </w:tc>
      </w:tr>
      <w:tr w:rsidR="00F159A2" w14:paraId="45CAF06D" w14:textId="77777777">
        <w:tc>
          <w:tcPr>
            <w:tcW w:w="0" w:type="auto"/>
          </w:tcPr>
          <w:p w14:paraId="364594DB" w14:textId="77777777" w:rsidR="00F159A2" w:rsidRDefault="00000000">
            <w:pPr>
              <w:pStyle w:val="Compact"/>
            </w:pPr>
            <w:r>
              <w:t>Gain + you</w:t>
            </w:r>
          </w:p>
        </w:tc>
        <w:tc>
          <w:tcPr>
            <w:tcW w:w="0" w:type="auto"/>
          </w:tcPr>
          <w:p w14:paraId="266C6030" w14:textId="77777777" w:rsidR="00F159A2" w:rsidRDefault="00000000">
            <w:pPr>
              <w:pStyle w:val="Compact"/>
              <w:jc w:val="center"/>
            </w:pPr>
            <w:r>
              <w:t>5%</w:t>
            </w:r>
          </w:p>
        </w:tc>
        <w:tc>
          <w:tcPr>
            <w:tcW w:w="0" w:type="auto"/>
          </w:tcPr>
          <w:p w14:paraId="26B2E7FB" w14:textId="77777777" w:rsidR="00F159A2" w:rsidRDefault="00000000">
            <w:pPr>
              <w:pStyle w:val="Compact"/>
              <w:jc w:val="center"/>
            </w:pPr>
            <w:r>
              <w:t>18%</w:t>
            </w:r>
          </w:p>
        </w:tc>
        <w:tc>
          <w:tcPr>
            <w:tcW w:w="0" w:type="auto"/>
          </w:tcPr>
          <w:p w14:paraId="387A5A28" w14:textId="77777777" w:rsidR="00F159A2" w:rsidRDefault="00000000">
            <w:pPr>
              <w:pStyle w:val="Compact"/>
              <w:jc w:val="center"/>
            </w:pPr>
            <w:r>
              <w:t>40%</w:t>
            </w:r>
          </w:p>
        </w:tc>
        <w:tc>
          <w:tcPr>
            <w:tcW w:w="0" w:type="auto"/>
          </w:tcPr>
          <w:p w14:paraId="48E17F6E" w14:textId="77777777" w:rsidR="00F159A2" w:rsidRDefault="00000000">
            <w:pPr>
              <w:pStyle w:val="Compact"/>
              <w:jc w:val="center"/>
            </w:pPr>
            <w:r>
              <w:t>12%</w:t>
            </w:r>
          </w:p>
        </w:tc>
        <w:tc>
          <w:tcPr>
            <w:tcW w:w="0" w:type="auto"/>
          </w:tcPr>
          <w:p w14:paraId="0DE28312" w14:textId="77777777" w:rsidR="00F159A2" w:rsidRDefault="00000000">
            <w:pPr>
              <w:pStyle w:val="Compact"/>
              <w:jc w:val="center"/>
            </w:pPr>
            <w:r>
              <w:t>20%</w:t>
            </w:r>
          </w:p>
        </w:tc>
      </w:tr>
    </w:tbl>
    <w:p w14:paraId="157669DB" w14:textId="77777777" w:rsidR="00F159A2" w:rsidRDefault="00000000">
      <w:pPr>
        <w:pStyle w:val="Heading2"/>
      </w:pPr>
      <w:bookmarkStart w:id="26" w:name="sec:resC"/>
      <w:bookmarkEnd w:id="23"/>
      <w:bookmarkEnd w:id="25"/>
      <w:r>
        <w:t>7.4 Inheriting the trader’s history (Experiment C)</w:t>
      </w:r>
      <w:r w:rsidR="00DA7068">
        <w:br/>
      </w:r>
    </w:p>
    <w:p w14:paraId="7AC7AB61" w14:textId="77777777" w:rsidR="00F159A2" w:rsidRDefault="00000000">
      <w:pPr>
        <w:pStyle w:val="FirstParagraph"/>
      </w:pPr>
      <w:r>
        <w:t xml:space="preserve">Taking over Deutsche Bank’s real lines as its own did not change going along. Across the four arms going along was 12%, 10%, 17% and 12% (trend +0.7 points per arm, one-sided </w:t>
      </w:r>
      <w:r>
        <w:rPr>
          <w:i/>
          <w:iCs/>
        </w:rPr>
        <w:t>p</w:t>
      </w:r>
      <w:r>
        <w:t xml:space="preserve"> = 0.35). Redone with UBS’s real lines, the agent as “Deutsche Bank’s silver trading desk” and its own lines shown as “You”, the arms gave 8%, 10% and 7% (trend </w:t>
      </w:r>
      <w:r>
        <w:rPr>
          <w:i/>
          <w:iCs/>
        </w:rPr>
        <w:t>p</w:t>
      </w:r>
      <w:r>
        <w:t xml:space="preserve"> = 0.68), and the agent never cited an inherited line in its replies. C’s clean arm repeats B’s neutral setup exactly; it went along 12% of the time against B’s 5% (</w:t>
      </w:r>
      <w:r>
        <w:rPr>
          <w:i/>
          <w:iCs/>
        </w:rPr>
        <w:t>p</w:t>
      </w:r>
      <w:r>
        <w:t xml:space="preserve"> = 0.34), a reminder of the variation between identical sets of 10 careers.</w:t>
      </w:r>
    </w:p>
    <w:p w14:paraId="5906AA9D" w14:textId="77777777" w:rsidR="001A7A0E" w:rsidRDefault="00000000">
      <w:pPr>
        <w:pStyle w:val="BodyText"/>
      </w:pPr>
      <w:del w:id="90480" w:author="Claude" w:date="2026-10-22T07:00:00Z">
        <w:r>
          <w:delText xml:space="preserve">Section 7.12 returns</w:delText>
        </w:r>
      </w:del>
      <w:ins w:id="90481" w:author="Claude" w:date="2026-10-22T07:00:00Z">
        <w:r>
          <w:t xml:space="preserve">Section 7.16 returns</w:t>
        </w:r>
      </w:ins>
      <w:r>
        <w:t xml:space="preserve"> to the agent's record, with a record written in its own voice.</w:t>
      </w:r>
    </w:p>
    <w:p w14:paraId="6FCC24F8" w14:textId="77777777" w:rsidR="00F159A2" w:rsidRDefault="00000000">
      <w:pPr>
        <w:pStyle w:val="Heading2"/>
      </w:pPr>
      <w:bookmarkStart w:id="27" w:name="what-the-agent-wrote"/>
      <w:bookmarkEnd w:id="26"/>
      <w:r>
        <w:t>7.5 What the agent wrote</w:t>
      </w:r>
      <w:r w:rsidR="00DA7068">
        <w:br/>
      </w:r>
    </w:p>
    <w:p w14:paraId="05B3396E" w14:textId="77777777" w:rsidR="00F159A2" w:rsidRDefault="00000000">
      <w:pPr>
        <w:pStyle w:val="FirstParagraph"/>
      </w:pPr>
      <w:r>
        <w:t xml:space="preserve">A rough word screen of the agent’s reasoning, to be checked by a blind reading, suggests three things. Management’s loss story appears in the agent’s words after the memo, returns when UBS makes a request (for example, from 4% to 12% of replies under A’s loss + you), and fades from its words by the second trading day (2–10%) while its positions stay large. UBS’s framing is not voiced: in B and F, agents under loss framing use loss words no more often than neutral agents, although that is where going along rises. </w:t>
      </w:r>
      <w:r>
        <w:lastRenderedPageBreak/>
        <w:t xml:space="preserve">And bringing up the loss story unprompted before a request does not predict going along (+3 points within experiment, framing and request; </w:t>
      </w:r>
      <w:r>
        <w:rPr>
          <w:i/>
          <w:iCs/>
        </w:rPr>
        <w:t>p</w:t>
      </w:r>
      <w:r>
        <w:t xml:space="preserve"> = 0.42).</w:t>
      </w:r>
    </w:p>
    <w:p w14:paraId="47AEE3B0" w14:textId="77777777" w:rsidR="00F159A2" w:rsidRDefault="00000000">
      <w:pPr>
        <w:pStyle w:val="Heading2"/>
      </w:pPr>
      <w:bookmarkStart w:id="28" w:name="sec:inside"/>
      <w:bookmarkEnd w:id="27"/>
      <w:r>
        <w:t>7.6 Inside the model</w:t>
      </w:r>
      <w:r w:rsidR="00DA7068">
        <w:br/>
      </w:r>
    </w:p>
    <w:p w14:paraId="1B61AFA8" w14:textId="77777777" w:rsidR="00F159A2" w:rsidRDefault="00000000">
      <w:pPr>
        <w:pStyle w:val="FirstParagraph"/>
      </w:pPr>
      <w:r>
        <w:rPr>
          <w:b/>
          <w:bCs/>
        </w:rPr>
        <w:t>The model's internal state differs by framing.</w:t>
      </w:r>
      <w:r>
        <w:t xml:space="preserve"> Within the same request, many Gemma Scope 2 features differ between framings at the last token before the agent’s reply (Table 10): between loss and gain, 23 to 59 features per layer pass a false-discovery threshold of 0.05; between “you” and no “you”, 16 to 64; between framed and neutral, 17 to 36. Management’s memo is visible at layer 12 (27 features) and fades with depth (4 at layer 41). The features have not yet been named.</w:t>
      </w:r>
    </w:p>
    <w:p w14:paraId="0D9C75E8" w14:textId="77777777" w:rsidR="00F159A2" w:rsidRDefault="00000000">
      <w:pPr>
        <w:pStyle w:val="TableCaption"/>
      </w:pPr>
      <w:bookmarkStart w:id="29" w:name="tab:features"/>
      <w:r>
        <w:rPr>
          <w:b/>
          <w:bCs/>
        </w:rPr>
        <w:t>Table 10:</w:t>
      </w:r>
      <w:r>
        <w:t xml:space="preserve"> Number of Gemma Scope 2 features (16k, residual stream) that differ at the decision, within the same request, at a false-discovery rate of 0.05. In brackets: how many of the 15 features that differ most on half the careers differ the same way on the other half. Moments: 1,740 decisions across all experiments.</w:t>
      </w:r>
    </w:p>
    <w:tbl>
      <w:tblPr>
        <w:tblStyle w:val="Table"/>
        <w:tblW w:w="5000" w:type="pct"/>
        <w:tblLook w:val="0020" w:firstRow="1" w:lastRow="0" w:firstColumn="0" w:lastColumn="0" w:noHBand="0" w:noVBand="0"/>
      </w:tblPr>
      <w:tblGrid>
        <w:gridCol w:w="5172"/>
        <w:gridCol w:w="1047"/>
        <w:gridCol w:w="1047"/>
        <w:gridCol w:w="1047"/>
        <w:gridCol w:w="1047"/>
      </w:tblGrid>
      <w:tr w:rsidR="00F159A2" w14:paraId="1B15F4E3"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46640FC3" w14:textId="77777777" w:rsidR="00F159A2" w:rsidRDefault="00000000">
            <w:pPr>
              <w:pStyle w:val="Compact"/>
            </w:pPr>
            <w:r>
              <w:rPr>
                <w:b/>
                <w:bCs/>
              </w:rPr>
              <w:t>Comparison</w:t>
            </w:r>
          </w:p>
        </w:tc>
        <w:tc>
          <w:tcPr>
            <w:tcW w:w="0" w:type="auto"/>
          </w:tcPr>
          <w:p w14:paraId="07BD7473" w14:textId="77777777" w:rsidR="00F159A2" w:rsidRDefault="00000000">
            <w:pPr>
              <w:pStyle w:val="Compact"/>
              <w:jc w:val="center"/>
            </w:pPr>
            <w:r>
              <w:rPr>
                <w:b/>
                <w:bCs/>
              </w:rPr>
              <w:t>Layer 12</w:t>
            </w:r>
          </w:p>
        </w:tc>
        <w:tc>
          <w:tcPr>
            <w:tcW w:w="0" w:type="auto"/>
          </w:tcPr>
          <w:p w14:paraId="0A2913A2" w14:textId="77777777" w:rsidR="00F159A2" w:rsidRDefault="00000000">
            <w:pPr>
              <w:pStyle w:val="Compact"/>
              <w:jc w:val="center"/>
            </w:pPr>
            <w:r>
              <w:rPr>
                <w:b/>
                <w:bCs/>
              </w:rPr>
              <w:t>Layer 24</w:t>
            </w:r>
          </w:p>
        </w:tc>
        <w:tc>
          <w:tcPr>
            <w:tcW w:w="0" w:type="auto"/>
          </w:tcPr>
          <w:p w14:paraId="64E2D5A3" w14:textId="77777777" w:rsidR="00F159A2" w:rsidRDefault="00000000">
            <w:pPr>
              <w:pStyle w:val="Compact"/>
              <w:jc w:val="center"/>
            </w:pPr>
            <w:r>
              <w:rPr>
                <w:b/>
                <w:bCs/>
              </w:rPr>
              <w:t>Layer 31</w:t>
            </w:r>
          </w:p>
        </w:tc>
        <w:tc>
          <w:tcPr>
            <w:tcW w:w="0" w:type="auto"/>
          </w:tcPr>
          <w:p w14:paraId="6D2AB95C" w14:textId="77777777" w:rsidR="00F159A2" w:rsidRDefault="00000000">
            <w:pPr>
              <w:pStyle w:val="Compact"/>
              <w:jc w:val="center"/>
            </w:pPr>
            <w:r>
              <w:rPr>
                <w:b/>
                <w:bCs/>
              </w:rPr>
              <w:t>Layer 41</w:t>
            </w:r>
          </w:p>
        </w:tc>
      </w:tr>
      <w:tr w:rsidR="00F159A2" w14:paraId="2F1DFE97" w14:textId="77777777">
        <w:tc>
          <w:tcPr>
            <w:tcW w:w="0" w:type="auto"/>
          </w:tcPr>
          <w:p w14:paraId="346062AF" w14:textId="77777777" w:rsidR="00F159A2" w:rsidRDefault="00000000">
            <w:pPr>
              <w:pStyle w:val="Compact"/>
            </w:pPr>
            <w:r>
              <w:t>B: loss vs gain</w:t>
            </w:r>
          </w:p>
        </w:tc>
        <w:tc>
          <w:tcPr>
            <w:tcW w:w="0" w:type="auto"/>
          </w:tcPr>
          <w:p w14:paraId="70B6B295" w14:textId="77777777" w:rsidR="00F159A2" w:rsidRDefault="00000000">
            <w:pPr>
              <w:pStyle w:val="Compact"/>
              <w:jc w:val="center"/>
            </w:pPr>
            <w:r>
              <w:t>23 (9)</w:t>
            </w:r>
          </w:p>
        </w:tc>
        <w:tc>
          <w:tcPr>
            <w:tcW w:w="0" w:type="auto"/>
          </w:tcPr>
          <w:p w14:paraId="2BEDE442" w14:textId="77777777" w:rsidR="00F159A2" w:rsidRDefault="00000000">
            <w:pPr>
              <w:pStyle w:val="Compact"/>
              <w:jc w:val="center"/>
            </w:pPr>
            <w:r>
              <w:t>59 (2)</w:t>
            </w:r>
          </w:p>
        </w:tc>
        <w:tc>
          <w:tcPr>
            <w:tcW w:w="0" w:type="auto"/>
          </w:tcPr>
          <w:p w14:paraId="605A81A1" w14:textId="77777777" w:rsidR="00F159A2" w:rsidRDefault="00000000">
            <w:pPr>
              <w:pStyle w:val="Compact"/>
              <w:jc w:val="center"/>
            </w:pPr>
            <w:r>
              <w:t>47 (2)</w:t>
            </w:r>
          </w:p>
        </w:tc>
        <w:tc>
          <w:tcPr>
            <w:tcW w:w="0" w:type="auto"/>
          </w:tcPr>
          <w:p w14:paraId="0B2BEC89" w14:textId="77777777" w:rsidR="00F159A2" w:rsidRDefault="00000000">
            <w:pPr>
              <w:pStyle w:val="Compact"/>
              <w:jc w:val="center"/>
            </w:pPr>
            <w:r>
              <w:t>27 (0)</w:t>
            </w:r>
          </w:p>
        </w:tc>
      </w:tr>
      <w:tr w:rsidR="00F159A2" w14:paraId="644FEC88" w14:textId="77777777">
        <w:tc>
          <w:tcPr>
            <w:tcW w:w="0" w:type="auto"/>
          </w:tcPr>
          <w:p w14:paraId="2CBCB0E3" w14:textId="77777777" w:rsidR="00F159A2" w:rsidRDefault="00000000">
            <w:pPr>
              <w:pStyle w:val="Compact"/>
            </w:pPr>
            <w:r>
              <w:t>B: “you” vs no “you”</w:t>
            </w:r>
          </w:p>
        </w:tc>
        <w:tc>
          <w:tcPr>
            <w:tcW w:w="0" w:type="auto"/>
          </w:tcPr>
          <w:p w14:paraId="5DDAB99F" w14:textId="77777777" w:rsidR="00F159A2" w:rsidRDefault="00000000">
            <w:pPr>
              <w:pStyle w:val="Compact"/>
              <w:jc w:val="center"/>
            </w:pPr>
            <w:r>
              <w:t>16 (8)</w:t>
            </w:r>
          </w:p>
        </w:tc>
        <w:tc>
          <w:tcPr>
            <w:tcW w:w="0" w:type="auto"/>
          </w:tcPr>
          <w:p w14:paraId="2B0FFBB4" w14:textId="77777777" w:rsidR="00F159A2" w:rsidRDefault="00000000">
            <w:pPr>
              <w:pStyle w:val="Compact"/>
              <w:jc w:val="center"/>
            </w:pPr>
            <w:r>
              <w:t>38 (1)</w:t>
            </w:r>
          </w:p>
        </w:tc>
        <w:tc>
          <w:tcPr>
            <w:tcW w:w="0" w:type="auto"/>
          </w:tcPr>
          <w:p w14:paraId="1F37F44C" w14:textId="77777777" w:rsidR="00F159A2" w:rsidRDefault="00000000">
            <w:pPr>
              <w:pStyle w:val="Compact"/>
              <w:jc w:val="center"/>
            </w:pPr>
            <w:r>
              <w:t>64 (0)</w:t>
            </w:r>
          </w:p>
        </w:tc>
        <w:tc>
          <w:tcPr>
            <w:tcW w:w="0" w:type="auto"/>
          </w:tcPr>
          <w:p w14:paraId="40A3BB29" w14:textId="77777777" w:rsidR="00F159A2" w:rsidRDefault="00000000">
            <w:pPr>
              <w:pStyle w:val="Compact"/>
              <w:jc w:val="center"/>
            </w:pPr>
            <w:r>
              <w:t>41 (0)</w:t>
            </w:r>
          </w:p>
        </w:tc>
      </w:tr>
      <w:tr w:rsidR="00F159A2" w14:paraId="0A29FD23" w14:textId="77777777">
        <w:tc>
          <w:tcPr>
            <w:tcW w:w="0" w:type="auto"/>
          </w:tcPr>
          <w:p w14:paraId="69321909" w14:textId="77777777" w:rsidR="00F159A2" w:rsidRDefault="00000000">
            <w:pPr>
              <w:pStyle w:val="Compact"/>
            </w:pPr>
            <w:r>
              <w:t>B: framed vs neutral</w:t>
            </w:r>
          </w:p>
        </w:tc>
        <w:tc>
          <w:tcPr>
            <w:tcW w:w="0" w:type="auto"/>
          </w:tcPr>
          <w:p w14:paraId="41F7633C" w14:textId="77777777" w:rsidR="00F159A2" w:rsidRDefault="00000000">
            <w:pPr>
              <w:pStyle w:val="Compact"/>
              <w:jc w:val="center"/>
            </w:pPr>
            <w:r>
              <w:t>36 (15)</w:t>
            </w:r>
          </w:p>
        </w:tc>
        <w:tc>
          <w:tcPr>
            <w:tcW w:w="0" w:type="auto"/>
          </w:tcPr>
          <w:p w14:paraId="4AA6BD07" w14:textId="77777777" w:rsidR="00F159A2" w:rsidRDefault="00000000">
            <w:pPr>
              <w:pStyle w:val="Compact"/>
              <w:jc w:val="center"/>
            </w:pPr>
            <w:r>
              <w:t>22 (7)</w:t>
            </w:r>
          </w:p>
        </w:tc>
        <w:tc>
          <w:tcPr>
            <w:tcW w:w="0" w:type="auto"/>
          </w:tcPr>
          <w:p w14:paraId="79AE9346" w14:textId="77777777" w:rsidR="00F159A2" w:rsidRDefault="00000000">
            <w:pPr>
              <w:pStyle w:val="Compact"/>
              <w:jc w:val="center"/>
            </w:pPr>
            <w:r>
              <w:t>27 (1)</w:t>
            </w:r>
          </w:p>
        </w:tc>
        <w:tc>
          <w:tcPr>
            <w:tcW w:w="0" w:type="auto"/>
          </w:tcPr>
          <w:p w14:paraId="3954ED8D" w14:textId="77777777" w:rsidR="00F159A2" w:rsidRDefault="00000000">
            <w:pPr>
              <w:pStyle w:val="Compact"/>
              <w:jc w:val="center"/>
            </w:pPr>
            <w:r>
              <w:t>17 (1)</w:t>
            </w:r>
          </w:p>
        </w:tc>
      </w:tr>
      <w:tr w:rsidR="00F159A2" w14:paraId="67BE4E8B" w14:textId="77777777">
        <w:tc>
          <w:tcPr>
            <w:tcW w:w="0" w:type="auto"/>
          </w:tcPr>
          <w:p w14:paraId="07E0E310" w14:textId="77777777" w:rsidR="00F159A2" w:rsidRDefault="00000000">
            <w:pPr>
              <w:pStyle w:val="Compact"/>
            </w:pPr>
            <w:r>
              <w:t>A: a memo vs the neutral memo</w:t>
            </w:r>
          </w:p>
        </w:tc>
        <w:tc>
          <w:tcPr>
            <w:tcW w:w="0" w:type="auto"/>
          </w:tcPr>
          <w:p w14:paraId="59738AE4" w14:textId="77777777" w:rsidR="00F159A2" w:rsidRDefault="00000000">
            <w:pPr>
              <w:pStyle w:val="Compact"/>
              <w:jc w:val="center"/>
            </w:pPr>
            <w:r>
              <w:t>27 (9)</w:t>
            </w:r>
          </w:p>
        </w:tc>
        <w:tc>
          <w:tcPr>
            <w:tcW w:w="0" w:type="auto"/>
          </w:tcPr>
          <w:p w14:paraId="40A441DE" w14:textId="77777777" w:rsidR="00F159A2" w:rsidRDefault="00000000">
            <w:pPr>
              <w:pStyle w:val="Compact"/>
              <w:jc w:val="center"/>
            </w:pPr>
            <w:r>
              <w:t>15 (2)</w:t>
            </w:r>
          </w:p>
        </w:tc>
        <w:tc>
          <w:tcPr>
            <w:tcW w:w="0" w:type="auto"/>
          </w:tcPr>
          <w:p w14:paraId="787FB0D8" w14:textId="77777777" w:rsidR="00F159A2" w:rsidRDefault="00000000">
            <w:pPr>
              <w:pStyle w:val="Compact"/>
              <w:jc w:val="center"/>
            </w:pPr>
            <w:r>
              <w:t>11 (1)</w:t>
            </w:r>
          </w:p>
        </w:tc>
        <w:tc>
          <w:tcPr>
            <w:tcW w:w="0" w:type="auto"/>
          </w:tcPr>
          <w:p w14:paraId="55B04E72" w14:textId="77777777" w:rsidR="00F159A2" w:rsidRDefault="00000000">
            <w:pPr>
              <w:pStyle w:val="Compact"/>
              <w:jc w:val="center"/>
            </w:pPr>
            <w:r>
              <w:t>4 (0)</w:t>
            </w:r>
          </w:p>
        </w:tc>
      </w:tr>
      <w:tr w:rsidR="00F159A2" w14:paraId="4A7EAEBF" w14:textId="77777777">
        <w:tc>
          <w:tcPr>
            <w:tcW w:w="0" w:type="auto"/>
          </w:tcPr>
          <w:p w14:paraId="0AD81041" w14:textId="77777777" w:rsidR="00F159A2" w:rsidRDefault="00000000">
            <w:pPr>
              <w:pStyle w:val="Compact"/>
            </w:pPr>
            <w:r>
              <w:t>Went along vs not (same request, experiment and framing)</w:t>
            </w:r>
          </w:p>
        </w:tc>
        <w:tc>
          <w:tcPr>
            <w:tcW w:w="0" w:type="auto"/>
          </w:tcPr>
          <w:p w14:paraId="1DF4345B" w14:textId="77777777" w:rsidR="00F159A2" w:rsidRDefault="00000000">
            <w:pPr>
              <w:pStyle w:val="Compact"/>
              <w:jc w:val="center"/>
            </w:pPr>
            <w:r>
              <w:t>0 (1)</w:t>
            </w:r>
          </w:p>
        </w:tc>
        <w:tc>
          <w:tcPr>
            <w:tcW w:w="0" w:type="auto"/>
          </w:tcPr>
          <w:p w14:paraId="3C893703" w14:textId="77777777" w:rsidR="00F159A2" w:rsidRDefault="00000000">
            <w:pPr>
              <w:pStyle w:val="Compact"/>
              <w:jc w:val="center"/>
            </w:pPr>
            <w:r>
              <w:t>24 (7)</w:t>
            </w:r>
          </w:p>
        </w:tc>
        <w:tc>
          <w:tcPr>
            <w:tcW w:w="0" w:type="auto"/>
          </w:tcPr>
          <w:p w14:paraId="77105184" w14:textId="77777777" w:rsidR="00F159A2" w:rsidRDefault="00000000">
            <w:pPr>
              <w:pStyle w:val="Compact"/>
              <w:jc w:val="center"/>
            </w:pPr>
            <w:r>
              <w:t>17 (5)</w:t>
            </w:r>
          </w:p>
        </w:tc>
        <w:tc>
          <w:tcPr>
            <w:tcW w:w="0" w:type="auto"/>
          </w:tcPr>
          <w:p w14:paraId="48143694" w14:textId="77777777" w:rsidR="00F159A2" w:rsidRDefault="00000000">
            <w:pPr>
              <w:pStyle w:val="Compact"/>
              <w:jc w:val="center"/>
            </w:pPr>
            <w:r>
              <w:t>18 (3)</w:t>
            </w:r>
          </w:p>
        </w:tc>
      </w:tr>
    </w:tbl>
    <w:bookmarkEnd w:id="29"/>
    <w:p w14:paraId="7902AD33" w14:textId="77777777" w:rsidR="00F159A2" w:rsidRDefault="00DA7068">
      <w:pPr>
        <w:pStyle w:val="BodyText"/>
      </w:pPr>
      <w:r>
        <w:rPr>
          <w:b/>
          <w:bCs/>
        </w:rPr>
        <w:br/>
      </w:r>
      <w:r>
        <w:rPr>
          <w:b/>
          <w:bCs/>
        </w:rPr>
        <w:t>Individual features are provisional, because the dictionary's error is as large as the differences we compare.</w:t>
      </w:r>
      <w:r>
        <w:t xml:space="preserve"> Three checks qualify Table 10. The framing’s features replicate on held-out careers at layer 12 (9 of 15 for loss against gain; 15 of 15 for framed against neutral) but rarely at deeper layers, where the lists vary from one set of careers to another; comparisons across careers mix the framing with each career’s history, which the matched-history reads remove. Read at 4-bit, the precision the careers ran at, B’s 300 moments give nearly the same states (median cosine 0.998 or higher at every layer); the loss-against-gain feature differences correlate at 0.87 to 0.96 between the two precisions, and 10 to 13 of the top 15 features are shared at each layer, all with the same sign. Finally, the sparse autoencoders rebuild each state closely: the error is 0.3% of the state’s squared size at layers 12 and 24, 1.1% at layer 31 and 2.0% at layer 41. But every moment is the same token in the chat template, so the moments’ differences from their average are about as small (0.1% to 2% of their squared size), and the share of that between-moment variance rebuilt is low (−1.13, 0.13, 0.45 and 0.06). The dictionary fits our states well, but its error is as large as the differences we compare, so individual features remain provisional; the read-outs and directions, which use the states themselves, are unaffected.</w:t>
      </w:r>
    </w:p>
    <w:p w14:paraId="76BB793B" w14:textId="77777777" w:rsidR="00F159A2" w:rsidRPr="00E21A66" w:rsidRDefault="00E21A66" w:rsidP="00E21A66">
      <w:pPr>
        <w:pStyle w:val="NormalWeb"/>
        <w:spacing w:before="200" w:after="200"/>
        <w:ind w:right="720"/>
        <w:rPr>
          <w:sz w:val="22"/>
          <w:szCs w:val="22"/>
        </w:rPr>
      </w:pPr>
      <w:r w:rsidRPr="00E21A66">
        <w:rPr>
          <w:rStyle w:val="Strong"/>
          <w:sz w:val="22"/>
          <w:szCs w:val="22"/>
        </w:rPr>
        <w:t xml:space="preserve">From layer 21 onward, the model’s internal state predicts whether the agent will go along, even on requests the predictor never saw. </w:t>
      </w:r>
      <w:r w:rsidRPr="00E21A66">
        <w:rPr>
          <w:sz w:val="22"/>
          <w:szCs w:val="22"/>
        </w:rPr>
        <w:t>Comparing agents that went along with those that did not, no feature differs at layer 12</w:t>
      </w:r>
      <w:r>
        <w:rPr>
          <w:sz w:val="22"/>
          <w:szCs w:val="22"/>
        </w:rPr>
        <w:t xml:space="preserve">. </w:t>
      </w:r>
      <w:r w:rsidRPr="00E21A66">
        <w:rPr>
          <w:sz w:val="22"/>
          <w:szCs w:val="22"/>
        </w:rPr>
        <w:t>However, from layer 24 on, 17 to 24 features separate them, and these are mostly not the features that mark the framing: the decision has its own signature in the model. A linear read-out of the state predicts going along within a request (AUC 0.68 to 0.75 by layer, against about 0.47 with reshuffled outcomes). Given the labels (request, experiment, framing and the position held when asked), which alone reach an AUC of 0.897, the state adds 0.017 to 0.022 at layers 21 to 45, with intervals above zero, and nothing at layers 0 to 18. A read-out trained on five requests ranks going along within the sixth at an AUC of 0.70 to 0.76 at layers 18 to 36, and at 0.62 to 0.70 at layers 24 to 45 when trained only on requests in which UBS wanted the same direction.</w:t>
      </w:r>
    </w:p>
    <w:p w14:paraId="1126C871" w14:textId="77777777" w:rsidR="00F159A2" w:rsidRDefault="00000000">
      <w:pPr>
        <w:pStyle w:val="BodyText"/>
      </w:pPr>
      <w:r>
        <w:rPr>
          <w:b/>
          <w:bCs/>
        </w:rPr>
        <w:t>A first steering test was inconclusive.</w:t>
      </w:r>
      <w:r>
        <w:t xml:space="preserve"> Adding the loss-frame direction to neutral agents did not raise going along; it lowered it, from 23% of sampled replies to 14% (two times the gap; </w:t>
      </w:r>
      <w:r>
        <w:rPr>
          <w:i/>
          <w:iCs/>
        </w:rPr>
        <w:t>p</w:t>
      </w:r>
      <w:r>
        <w:t xml:space="preserve"> = 0.12) and 10% </w:t>
      </w:r>
      <w:r>
        <w:lastRenderedPageBreak/>
        <w:t xml:space="preserve">(four times; </w:t>
      </w:r>
      <w:r>
        <w:rPr>
          <w:i/>
          <w:iCs/>
        </w:rPr>
        <w:t>p</w:t>
      </w:r>
      <w:r>
        <w:t xml:space="preserve"> = 0.017). A random direction of the same size lowered it too, to 15% (</w:t>
      </w:r>
      <w:r>
        <w:rPr>
          <w:i/>
          <w:iCs/>
        </w:rPr>
        <w:t>p</w:t>
      </w:r>
      <w:r>
        <w:t xml:space="preserve"> = 0.34), and so did the memo direction (9%; </w:t>
      </w:r>
      <w:r>
        <w:rPr>
          <w:i/>
          <w:iCs/>
        </w:rPr>
        <w:t>p</w:t>
      </w:r>
      <w:r>
        <w:t xml:space="preserve"> = 0.049), which also made more replies unreadable. Subtracting the direction from loss + you agents lowered going along from 73% to 53% (</w:t>
      </w:r>
      <w:r>
        <w:rPr>
          <w:i/>
          <w:iCs/>
        </w:rPr>
        <w:t>p</w:t>
      </w:r>
      <w:r>
        <w:t xml:space="preserve"> = 0.07), while subtracting the random direction raised it to 84% (</w:t>
      </w:r>
      <w:r>
        <w:rPr>
          <w:i/>
          <w:iCs/>
        </w:rPr>
        <w:t>p</w:t>
      </w:r>
      <w:r>
        <w:t xml:space="preserve"> = 0.06). Replacing the agent’s earlier reasoning with neutral sentences changed nothing significant. An audit of the code and analysis, with each finding checked independently, identified faults that limit what this run can show: the step size was measured on the same careers that built the direction, so the pushes were larger than stated; a single random direction cannot serve as a null; each sign was applied in only one group; and the log-probability measure of the order omitted orders written with a “+” sign and counted shorter orders inside longer ones. The run neither shows nor rules out that the represented framing causes going along.</w:t>
      </w:r>
    </w:p>
    <w:p w14:paraId="17E46235" w14:textId="31926F5A" w:rsidR="002013DA" w:rsidRDefault="00000000">
      <w:pPr>
        <w:pStyle w:val="Heading2"/>
      </w:pPr>
      <w:r>
        <w:t>7.7 What the agents traded across the career</w:t>
      </w:r>
      <w:r w:rsidR="00BC50ED">
        <w:br/>
      </w:r>
    </w:p>
    <w:p w14:paraId="2F9845D9" w14:textId="12C52E6B" w:rsidR="002013DA" w:rsidRDefault="00000000">
      <w:pPr>
        <w:pStyle w:val="BodyText"/>
      </w:pPr>
      <w:r>
        <w:t>Going along is one decision per request, scored from trades; the rest of the trading record shows what else the framing did (exploratory). Each day's position is closed at 14:00, so what carries from one trading day to the next is the conversation: the agent's replies, its orders and the results it is told.</w:t>
      </w:r>
    </w:p>
    <w:p w14:paraId="7FBC7151" w14:textId="45641E57" w:rsidR="002013DA" w:rsidRDefault="00000000">
      <w:pPr>
        <w:pStyle w:val="TableCaption"/>
      </w:pPr>
      <w:r>
        <w:rPr>
          <w:b/>
          <w:bCs/>
        </w:rPr>
        <w:t>Table 11:</w:t>
      </w:r>
      <w:r>
        <w:t xml:space="preserve"> The frame keeps acting on risk-taking. Thousands of ounces the agent itself traded before the first chat of the day, loss framings minus gain framings (“+ you” and not pooled), on the first trading day and over the three later ones (1 April, 8 June and 5 August). Intervals resample careers; p reshuffles careers. Exploratory.</w:t>
      </w:r>
      <w:r w:rsidR="00BC50ED">
        <w:br/>
      </w:r>
    </w:p>
    <w:tbl>
      <w:tblPr>
        <w:tblStyle w:val="Table"/>
        <w:tblW w:w="5000" w:type="pct"/>
        <w:tblLook w:val="0020" w:firstRow="1" w:lastRow="0" w:firstColumn="0" w:lastColumn="0" w:noHBand="0" w:noVBand="0"/>
      </w:tblPr>
      <w:tblGrid>
        <w:gridCol w:w="3668"/>
        <w:gridCol w:w="1379"/>
        <w:gridCol w:w="1447"/>
        <w:gridCol w:w="1697"/>
        <w:gridCol w:w="1169"/>
      </w:tblGrid>
      <w:tr w:rsidR="002013DA" w14:paraId="6B6683A4" w14:textId="77777777" w:rsidTr="002013DA">
        <w:trPr>
          <w:cnfStyle w:val="100000000000" w:firstRow="1" w:lastRow="0" w:firstColumn="0" w:lastColumn="0" w:oddVBand="0" w:evenVBand="0" w:oddHBand="0" w:evenHBand="0" w:firstRowFirstColumn="0" w:firstRowLastColumn="0" w:lastRowFirstColumn="0" w:lastRowLastColumn="0"/>
          <w:tblHeader/>
        </w:trPr>
        <w:tc>
          <w:tcPr>
            <w:tcW w:w="0" w:type="auto"/>
          </w:tcPr>
          <w:p w14:paraId="7B54284F" w14:textId="77777777" w:rsidR="002013DA" w:rsidRDefault="00000000">
            <w:pPr>
              <w:pStyle w:val="Compact"/>
            </w:pPr>
            <w:r>
              <w:rPr>
                <w:b/>
                <w:bCs/>
              </w:rPr>
              <w:t>Experiment</w:t>
            </w:r>
          </w:p>
        </w:tc>
        <w:tc>
          <w:tcPr>
            <w:tcW w:w="0" w:type="auto"/>
          </w:tcPr>
          <w:p w14:paraId="669B5083" w14:textId="77777777" w:rsidR="002013DA" w:rsidRDefault="00000000">
            <w:pPr>
              <w:pStyle w:val="Compact"/>
              <w:jc w:val="center"/>
            </w:pPr>
            <w:r>
              <w:rPr>
                <w:b/>
                <w:bCs/>
              </w:rPr>
              <w:t>7 January</w:t>
            </w:r>
          </w:p>
        </w:tc>
        <w:tc>
          <w:tcPr>
            <w:tcW w:w="0" w:type="auto"/>
          </w:tcPr>
          <w:p w14:paraId="6F6CAE7E" w14:textId="77777777" w:rsidR="002013DA" w:rsidRDefault="00000000">
            <w:pPr>
              <w:pStyle w:val="Compact"/>
              <w:jc w:val="center"/>
            </w:pPr>
            <w:r>
              <w:rPr>
                <w:b/>
                <w:bCs/>
              </w:rPr>
              <w:t>Later days</w:t>
            </w:r>
          </w:p>
        </w:tc>
        <w:tc>
          <w:tcPr>
            <w:tcW w:w="0" w:type="auto"/>
          </w:tcPr>
          <w:p w14:paraId="376F101C" w14:textId="77777777" w:rsidR="002013DA" w:rsidRDefault="00000000">
            <w:pPr>
              <w:pStyle w:val="Compact"/>
              <w:jc w:val="center"/>
            </w:pPr>
            <w:r>
              <w:rPr>
                <w:b/>
                <w:bCs/>
              </w:rPr>
              <w:t>95% interval</w:t>
            </w:r>
          </w:p>
        </w:tc>
        <w:tc>
          <w:tcPr>
            <w:tcW w:w="0" w:type="auto"/>
          </w:tcPr>
          <w:p w14:paraId="3AC9D112" w14:textId="77777777" w:rsidR="002013DA" w:rsidRDefault="00000000">
            <w:pPr>
              <w:pStyle w:val="Compact"/>
              <w:jc w:val="center"/>
            </w:pPr>
            <w:r>
              <w:rPr>
                <w:b/>
                <w:bCs/>
              </w:rPr>
              <w:t>p (later)</w:t>
            </w:r>
          </w:p>
        </w:tc>
      </w:tr>
      <w:tr w:rsidR="002013DA" w14:paraId="2B945F40" w14:textId="77777777" w:rsidTr="002013DA">
        <w:tc>
          <w:tcPr>
            <w:tcW w:w="0" w:type="auto"/>
          </w:tcPr>
          <w:p w14:paraId="56D51E31" w14:textId="77777777" w:rsidR="002013DA" w:rsidRDefault="00000000">
            <w:pPr>
              <w:pStyle w:val="Compact"/>
            </w:pPr>
            <w:r>
              <w:t>B: UBS's framing</w:t>
            </w:r>
          </w:p>
        </w:tc>
        <w:tc>
          <w:tcPr>
            <w:tcW w:w="0" w:type="auto"/>
          </w:tcPr>
          <w:p w14:paraId="48F42221" w14:textId="77777777" w:rsidR="002013DA" w:rsidRDefault="00000000">
            <w:pPr>
              <w:pStyle w:val="Compact"/>
              <w:jc w:val="center"/>
            </w:pPr>
            <w:r>
              <w:t>+74</w:t>
            </w:r>
          </w:p>
        </w:tc>
        <w:tc>
          <w:tcPr>
            <w:tcW w:w="0" w:type="auto"/>
          </w:tcPr>
          <w:p w14:paraId="58CE2E25" w14:textId="77777777" w:rsidR="002013DA" w:rsidRDefault="00000000">
            <w:pPr>
              <w:pStyle w:val="Compact"/>
              <w:jc w:val="center"/>
            </w:pPr>
            <w:r>
              <w:t>+36</w:t>
            </w:r>
          </w:p>
        </w:tc>
        <w:tc>
          <w:tcPr>
            <w:tcW w:w="0" w:type="auto"/>
          </w:tcPr>
          <w:p w14:paraId="78CD1954" w14:textId="77777777" w:rsidR="002013DA" w:rsidRDefault="00000000">
            <w:pPr>
              <w:pStyle w:val="Compact"/>
              <w:jc w:val="center"/>
            </w:pPr>
            <w:r>
              <w:t>+8 to +68</w:t>
            </w:r>
          </w:p>
        </w:tc>
        <w:tc>
          <w:tcPr>
            <w:tcW w:w="0" w:type="auto"/>
          </w:tcPr>
          <w:p w14:paraId="6F51AE30" w14:textId="77777777" w:rsidR="002013DA" w:rsidRDefault="00000000">
            <w:pPr>
              <w:pStyle w:val="Compact"/>
              <w:jc w:val="center"/>
            </w:pPr>
            <w:r>
              <w:t>0.017</w:t>
            </w:r>
          </w:p>
        </w:tc>
      </w:tr>
      <w:tr w:rsidR="002013DA" w14:paraId="790C98DE" w14:textId="77777777" w:rsidTr="002013DA">
        <w:tc>
          <w:tcPr>
            <w:tcW w:w="0" w:type="auto"/>
          </w:tcPr>
          <w:p w14:paraId="7616DECE" w14:textId="77777777" w:rsidR="002013DA" w:rsidRDefault="00000000">
            <w:pPr>
              <w:pStyle w:val="Compact"/>
            </w:pPr>
            <w:r>
              <w:t>F: UBS + Bank C</w:t>
            </w:r>
          </w:p>
        </w:tc>
        <w:tc>
          <w:tcPr>
            <w:tcW w:w="0" w:type="auto"/>
          </w:tcPr>
          <w:p w14:paraId="666E8CC1" w14:textId="77777777" w:rsidR="002013DA" w:rsidRDefault="00000000">
            <w:pPr>
              <w:pStyle w:val="Compact"/>
              <w:jc w:val="center"/>
            </w:pPr>
            <w:r>
              <w:t>+60</w:t>
            </w:r>
          </w:p>
        </w:tc>
        <w:tc>
          <w:tcPr>
            <w:tcW w:w="0" w:type="auto"/>
          </w:tcPr>
          <w:p w14:paraId="3A1AB4FC" w14:textId="77777777" w:rsidR="002013DA" w:rsidRDefault="00000000">
            <w:pPr>
              <w:pStyle w:val="Compact"/>
              <w:jc w:val="center"/>
            </w:pPr>
            <w:r>
              <w:t>+43</w:t>
            </w:r>
          </w:p>
        </w:tc>
        <w:tc>
          <w:tcPr>
            <w:tcW w:w="0" w:type="auto"/>
          </w:tcPr>
          <w:p w14:paraId="2D9DFE77" w14:textId="77777777" w:rsidR="002013DA" w:rsidRDefault="00000000">
            <w:pPr>
              <w:pStyle w:val="Compact"/>
              <w:jc w:val="center"/>
            </w:pPr>
            <w:r>
              <w:t>+7 to +88</w:t>
            </w:r>
          </w:p>
        </w:tc>
        <w:tc>
          <w:tcPr>
            <w:tcW w:w="0" w:type="auto"/>
          </w:tcPr>
          <w:p w14:paraId="2137E9AF" w14:textId="77777777" w:rsidR="002013DA" w:rsidRDefault="00000000">
            <w:pPr>
              <w:pStyle w:val="Compact"/>
              <w:jc w:val="center"/>
            </w:pPr>
            <w:r>
              <w:t>0.039</w:t>
            </w:r>
          </w:p>
        </w:tc>
      </w:tr>
      <w:tr w:rsidR="002013DA" w14:paraId="3BC65125" w14:textId="77777777" w:rsidTr="002013DA">
        <w:tc>
          <w:tcPr>
            <w:tcW w:w="0" w:type="auto"/>
          </w:tcPr>
          <w:p w14:paraId="7351629F" w14:textId="77777777" w:rsidR="002013DA" w:rsidRDefault="00000000">
            <w:pPr>
              <w:pStyle w:val="Compact"/>
            </w:pPr>
            <w:r>
              <w:t>D: Management + UBS</w:t>
            </w:r>
          </w:p>
        </w:tc>
        <w:tc>
          <w:tcPr>
            <w:tcW w:w="0" w:type="auto"/>
          </w:tcPr>
          <w:p w14:paraId="14417636" w14:textId="77777777" w:rsidR="002013DA" w:rsidRDefault="00000000">
            <w:pPr>
              <w:pStyle w:val="Compact"/>
              <w:jc w:val="center"/>
            </w:pPr>
            <w:r>
              <w:t>+102</w:t>
            </w:r>
          </w:p>
        </w:tc>
        <w:tc>
          <w:tcPr>
            <w:tcW w:w="0" w:type="auto"/>
          </w:tcPr>
          <w:p w14:paraId="2E60A041" w14:textId="77777777" w:rsidR="002013DA" w:rsidRDefault="00000000">
            <w:pPr>
              <w:pStyle w:val="Compact"/>
              <w:jc w:val="center"/>
            </w:pPr>
            <w:r>
              <w:t>+128</w:t>
            </w:r>
          </w:p>
        </w:tc>
        <w:tc>
          <w:tcPr>
            <w:tcW w:w="0" w:type="auto"/>
          </w:tcPr>
          <w:p w14:paraId="4BF09EA7" w14:textId="77777777" w:rsidR="002013DA" w:rsidRDefault="00000000">
            <w:pPr>
              <w:pStyle w:val="Compact"/>
              <w:jc w:val="center"/>
            </w:pPr>
            <w:r>
              <w:t>+43 to +220</w:t>
            </w:r>
          </w:p>
        </w:tc>
        <w:tc>
          <w:tcPr>
            <w:tcW w:w="0" w:type="auto"/>
          </w:tcPr>
          <w:p w14:paraId="6903399E" w14:textId="77777777" w:rsidR="002013DA" w:rsidRDefault="00000000">
            <w:pPr>
              <w:pStyle w:val="Compact"/>
              <w:jc w:val="center"/>
            </w:pPr>
            <w:r>
              <w:t>0.008</w:t>
            </w:r>
          </w:p>
        </w:tc>
      </w:tr>
      <w:tr w:rsidR="002013DA" w14:paraId="0CB82F10" w14:textId="77777777" w:rsidTr="002013DA">
        <w:tc>
          <w:tcPr>
            <w:tcW w:w="0" w:type="auto"/>
          </w:tcPr>
          <w:p w14:paraId="4223BDC0" w14:textId="77777777" w:rsidR="002013DA" w:rsidRDefault="00000000">
            <w:pPr>
              <w:pStyle w:val="Compact"/>
            </w:pPr>
            <w:r>
              <w:t>E: Management + UBS + Bank C</w:t>
            </w:r>
          </w:p>
        </w:tc>
        <w:tc>
          <w:tcPr>
            <w:tcW w:w="0" w:type="auto"/>
          </w:tcPr>
          <w:p w14:paraId="70334943" w14:textId="77777777" w:rsidR="002013DA" w:rsidRDefault="00000000">
            <w:pPr>
              <w:pStyle w:val="Compact"/>
              <w:jc w:val="center"/>
            </w:pPr>
            <w:r>
              <w:t>+292</w:t>
            </w:r>
          </w:p>
        </w:tc>
        <w:tc>
          <w:tcPr>
            <w:tcW w:w="0" w:type="auto"/>
          </w:tcPr>
          <w:p w14:paraId="7A8E795C" w14:textId="77777777" w:rsidR="002013DA" w:rsidRDefault="00000000">
            <w:pPr>
              <w:pStyle w:val="Compact"/>
              <w:jc w:val="center"/>
            </w:pPr>
            <w:r>
              <w:t>+114</w:t>
            </w:r>
          </w:p>
        </w:tc>
        <w:tc>
          <w:tcPr>
            <w:tcW w:w="0" w:type="auto"/>
          </w:tcPr>
          <w:p w14:paraId="46D2BF86" w14:textId="77777777" w:rsidR="002013DA" w:rsidRDefault="00000000">
            <w:pPr>
              <w:pStyle w:val="Compact"/>
              <w:jc w:val="center"/>
            </w:pPr>
            <w:r>
              <w:t>+43 to +190</w:t>
            </w:r>
          </w:p>
        </w:tc>
        <w:tc>
          <w:tcPr>
            <w:tcW w:w="0" w:type="auto"/>
          </w:tcPr>
          <w:p w14:paraId="1E0A5052" w14:textId="77777777" w:rsidR="002013DA" w:rsidRDefault="00000000">
            <w:pPr>
              <w:pStyle w:val="Compact"/>
              <w:jc w:val="center"/>
            </w:pPr>
            <w:r>
              <w:t>0.003</w:t>
            </w:r>
          </w:p>
        </w:tc>
      </w:tr>
      <w:tr w:rsidR="002013DA" w14:paraId="5E76198B" w14:textId="77777777" w:rsidTr="002013DA">
        <w:tc>
          <w:tcPr>
            <w:tcW w:w="0" w:type="auto"/>
          </w:tcPr>
          <w:p w14:paraId="10F2210D" w14:textId="77777777" w:rsidR="002013DA" w:rsidRDefault="00000000">
            <w:pPr>
              <w:pStyle w:val="Compact"/>
            </w:pPr>
            <w:r>
              <w:t>A: Management</w:t>
            </w:r>
          </w:p>
        </w:tc>
        <w:tc>
          <w:tcPr>
            <w:tcW w:w="0" w:type="auto"/>
          </w:tcPr>
          <w:p w14:paraId="33EAB7F4" w14:textId="77777777" w:rsidR="002013DA" w:rsidRDefault="00000000">
            <w:pPr>
              <w:pStyle w:val="Compact"/>
              <w:jc w:val="center"/>
            </w:pPr>
            <w:r>
              <w:t>+131</w:t>
            </w:r>
          </w:p>
        </w:tc>
        <w:tc>
          <w:tcPr>
            <w:tcW w:w="0" w:type="auto"/>
          </w:tcPr>
          <w:p w14:paraId="4E9FE960" w14:textId="77777777" w:rsidR="002013DA" w:rsidRDefault="00000000">
            <w:pPr>
              <w:pStyle w:val="Compact"/>
              <w:jc w:val="center"/>
            </w:pPr>
            <w:r>
              <w:t>+159</w:t>
            </w:r>
          </w:p>
        </w:tc>
        <w:tc>
          <w:tcPr>
            <w:tcW w:w="0" w:type="auto"/>
          </w:tcPr>
          <w:p w14:paraId="67C8EAA1" w14:textId="77777777" w:rsidR="002013DA" w:rsidRDefault="00000000">
            <w:pPr>
              <w:pStyle w:val="Compact"/>
              <w:jc w:val="center"/>
            </w:pPr>
            <w:r>
              <w:t>+42 to +285</w:t>
            </w:r>
          </w:p>
        </w:tc>
        <w:tc>
          <w:tcPr>
            <w:tcW w:w="0" w:type="auto"/>
          </w:tcPr>
          <w:p w14:paraId="21DE0BC4" w14:textId="77777777" w:rsidR="002013DA" w:rsidRDefault="00000000">
            <w:pPr>
              <w:pStyle w:val="Compact"/>
              <w:jc w:val="center"/>
            </w:pPr>
            <w:r>
              <w:t>0.036</w:t>
            </w:r>
          </w:p>
        </w:tc>
      </w:tr>
    </w:tbl>
    <w:p w14:paraId="73BEE44D" w14:textId="6CE5C283" w:rsidR="002013DA" w:rsidRDefault="00BC50ED">
      <w:pPr>
        <w:pStyle w:val="BodyText"/>
      </w:pPr>
      <w:r>
        <w:rPr>
          <w:b/>
          <w:bCs/>
        </w:rPr>
        <w:br/>
      </w:r>
      <w:r>
        <w:rPr>
          <w:b/>
          <w:bCs/>
        </w:rPr>
        <w:t>Loss-framed agents traded more than gain-framed agents on every trading day through August.</w:t>
      </w:r>
      <w:r>
        <w:t xml:space="preserve"> On every trading day, agents under a loss frame traded more before the first chat than agents under a gain frame, and the difference held through August in every experiment (Table 11). In B the gap comes mostly from gain-framed agents, which traded almost nothing before the first chat on most days. Against the neutral memo, management's loss priming shrank but remained: in A, from 508,000 ounces more on 7 January to 172,000 on 5 August (both </w:t>
      </w:r>
      <w:r>
        <w:rPr>
          <w:i/>
          <w:iCs/>
        </w:rPr>
        <w:t>p</w:t>
      </w:r>
      <w:r>
        <w:t xml:space="preserve"> &lt; 0.02).</w:t>
      </w:r>
    </w:p>
    <w:p w14:paraId="7D495302" w14:textId="77777777" w:rsidR="002013DA" w:rsidRDefault="00000000">
      <w:pPr>
        <w:pStyle w:val="BodyText"/>
      </w:pPr>
      <w:r>
        <w:rPr>
          <w:b/>
          <w:bCs/>
        </w:rPr>
        <w:t>After January, agents stopped joining UBS but traded more heavily on their own.</w:t>
      </w:r>
      <w:r>
        <w:t xml:space="preserve"> Agents in every version, neutral included, traded far more after January (in B, 0.74 to 0.99 million ounces a day from April on, against 0.09 to 0.50 million in January) and lost money on every later day. Going along stopped; trading did not. Later in the career, loss-framed agents in B were often already positioned when asked: at the 1 April request 40% already held UBS's side without adding to it, and at the two 8 June requests 40% held the opposite side, against 10% of neutral agents in each case. The frame moved how the agent stood when the request arrived, in both directions.</w:t>
      </w:r>
    </w:p>
    <w:p w14:paraId="0102694B" w14:textId="77777777" w:rsidR="002013DA" w:rsidRDefault="00000000">
      <w:pPr>
        <w:pStyle w:val="BodyText"/>
      </w:pPr>
      <w:r>
        <w:rPr>
          <w:b/>
          <w:bCs/>
        </w:rPr>
        <w:t>Whether joining paid off in January does not explain why agents stopped joining.</w:t>
      </w:r>
      <w:r>
        <w:t xml:space="preserve"> Joining in January neither earned nor lost money compared with refusing (B: +$0.03 million, interval −$0.03 to +$0.08 million), and careers that lost money in January went along later no more than those that did not (0% against 4% in B).</w:t>
      </w:r>
    </w:p>
    <w:p w14:paraId="548E1592" w14:textId="77777777" w:rsidR="002013DA" w:rsidRDefault="00000000">
      <w:pPr>
        <w:pStyle w:val="Heading2"/>
      </w:pPr>
      <w:r>
        <w:t>7.8 Same moment, different frame</w:t>
      </w:r>
    </w:p>
    <w:p w14:paraId="69DE6C23" w14:textId="2ED6DC05" w:rsidR="002013DA" w:rsidRDefault="00000000">
      <w:pPr>
        <w:pStyle w:val="TableCaption"/>
      </w:pPr>
      <w:r>
        <w:rPr>
          <w:b/>
          <w:bCs/>
        </w:rPr>
        <w:t>Table 12:</w:t>
      </w:r>
      <w:r>
        <w:t xml:space="preserve"> Same moment, different frame (Experiment B). The probability of an order that goes along, after a fixed neutral reasoning line, for 209 saved decisions (49 careers); the 91 decisions where the orders scored cover less than half of the model's probability are left out, among them all 50 </w:t>
      </w:r>
      <w:proofErr w:type="gramStart"/>
      <w:r>
        <w:t>at</w:t>
      </w:r>
      <w:proofErr w:type="gramEnd"/>
      <w:r>
        <w:t xml:space="preserve"> 5 August, where a client asks for a price and </w:t>
      </w:r>
      <w:r>
        <w:lastRenderedPageBreak/>
        <w:t>the agent answers with a quote rather than an order. The request's effect compares versions of the same moment, so the history is identical; the history's effect compares careers given the same neutral request. Changes in percentage points.</w:t>
      </w:r>
      <w:r w:rsidR="0005103B">
        <w:br/>
      </w:r>
    </w:p>
    <w:tbl>
      <w:tblPr>
        <w:tblStyle w:val="Table"/>
        <w:tblW w:w="5000" w:type="pct"/>
        <w:tblLook w:val="0020" w:firstRow="1" w:lastRow="0" w:firstColumn="0" w:lastColumn="0" w:noHBand="0" w:noVBand="0"/>
      </w:tblPr>
      <w:tblGrid>
        <w:gridCol w:w="4835"/>
        <w:gridCol w:w="1271"/>
        <w:gridCol w:w="2015"/>
        <w:gridCol w:w="1239"/>
      </w:tblGrid>
      <w:tr w:rsidR="002013DA" w14:paraId="146DAE76" w14:textId="77777777" w:rsidTr="002013DA">
        <w:trPr>
          <w:cnfStyle w:val="100000000000" w:firstRow="1" w:lastRow="0" w:firstColumn="0" w:lastColumn="0" w:oddVBand="0" w:evenVBand="0" w:oddHBand="0" w:evenHBand="0" w:firstRowFirstColumn="0" w:firstRowLastColumn="0" w:lastRowFirstColumn="0" w:lastRowLastColumn="0"/>
          <w:tblHeader/>
        </w:trPr>
        <w:tc>
          <w:tcPr>
            <w:tcW w:w="0" w:type="auto"/>
          </w:tcPr>
          <w:p w14:paraId="14E767D0" w14:textId="77777777" w:rsidR="002013DA" w:rsidRDefault="00000000">
            <w:pPr>
              <w:pStyle w:val="Compact"/>
            </w:pPr>
            <w:r>
              <w:rPr>
                <w:b/>
                <w:bCs/>
              </w:rPr>
              <w:t>Contrast</w:t>
            </w:r>
          </w:p>
        </w:tc>
        <w:tc>
          <w:tcPr>
            <w:tcW w:w="0" w:type="auto"/>
          </w:tcPr>
          <w:p w14:paraId="0C865C06" w14:textId="77777777" w:rsidR="002013DA" w:rsidRDefault="00000000">
            <w:pPr>
              <w:pStyle w:val="Compact"/>
              <w:jc w:val="center"/>
            </w:pPr>
            <w:r>
              <w:rPr>
                <w:b/>
                <w:bCs/>
              </w:rPr>
              <w:t>Change</w:t>
            </w:r>
          </w:p>
        </w:tc>
        <w:tc>
          <w:tcPr>
            <w:tcW w:w="0" w:type="auto"/>
          </w:tcPr>
          <w:p w14:paraId="19851445" w14:textId="77777777" w:rsidR="002013DA" w:rsidRDefault="00000000">
            <w:pPr>
              <w:pStyle w:val="Compact"/>
              <w:jc w:val="center"/>
            </w:pPr>
            <w:r>
              <w:rPr>
                <w:b/>
                <w:bCs/>
              </w:rPr>
              <w:t>95% interval</w:t>
            </w:r>
          </w:p>
        </w:tc>
        <w:tc>
          <w:tcPr>
            <w:tcW w:w="0" w:type="auto"/>
          </w:tcPr>
          <w:p w14:paraId="2167567D" w14:textId="331DD6D4" w:rsidR="002013DA" w:rsidRDefault="00000000">
            <w:pPr>
              <w:pStyle w:val="Compact"/>
              <w:jc w:val="center"/>
            </w:pPr>
            <w:r>
              <w:rPr>
                <w:b/>
                <w:bCs/>
              </w:rPr>
              <w:t>p</w:t>
            </w:r>
            <w:r w:rsidR="0005103B">
              <w:rPr>
                <w:b/>
                <w:bCs/>
              </w:rPr>
              <w:t>-</w:t>
            </w:r>
            <w:r w:rsidR="00430735">
              <w:rPr>
                <w:b/>
                <w:bCs/>
              </w:rPr>
              <w:t>v</w:t>
            </w:r>
            <w:r w:rsidR="0005103B">
              <w:rPr>
                <w:b/>
                <w:bCs/>
              </w:rPr>
              <w:t>alue</w:t>
            </w:r>
          </w:p>
        </w:tc>
      </w:tr>
      <w:tr w:rsidR="002013DA" w14:paraId="67893431" w14:textId="77777777" w:rsidTr="002013DA">
        <w:tc>
          <w:tcPr>
            <w:tcW w:w="0" w:type="auto"/>
          </w:tcPr>
          <w:p w14:paraId="4ECAAF6C" w14:textId="77777777" w:rsidR="002013DA" w:rsidRDefault="00000000">
            <w:pPr>
              <w:pStyle w:val="Compact"/>
            </w:pPr>
            <w:r>
              <w:rPr>
                <w:i/>
                <w:iCs/>
              </w:rPr>
              <w:t>The request alone (history fixed)</w:t>
            </w:r>
          </w:p>
        </w:tc>
        <w:tc>
          <w:tcPr>
            <w:tcW w:w="0" w:type="auto"/>
          </w:tcPr>
          <w:p w14:paraId="50B891CF" w14:textId="77777777" w:rsidR="002013DA" w:rsidRDefault="002013DA">
            <w:pPr>
              <w:pStyle w:val="Compact"/>
              <w:jc w:val="center"/>
            </w:pPr>
          </w:p>
        </w:tc>
        <w:tc>
          <w:tcPr>
            <w:tcW w:w="0" w:type="auto"/>
          </w:tcPr>
          <w:p w14:paraId="53BE884A" w14:textId="77777777" w:rsidR="002013DA" w:rsidRDefault="002013DA">
            <w:pPr>
              <w:pStyle w:val="Compact"/>
              <w:jc w:val="center"/>
            </w:pPr>
          </w:p>
        </w:tc>
        <w:tc>
          <w:tcPr>
            <w:tcW w:w="0" w:type="auto"/>
          </w:tcPr>
          <w:p w14:paraId="4F7F73C5" w14:textId="77777777" w:rsidR="002013DA" w:rsidRDefault="002013DA">
            <w:pPr>
              <w:pStyle w:val="Compact"/>
              <w:jc w:val="center"/>
            </w:pPr>
          </w:p>
        </w:tc>
      </w:tr>
      <w:tr w:rsidR="002013DA" w14:paraId="7BB8FA11" w14:textId="77777777" w:rsidTr="002013DA">
        <w:tc>
          <w:tcPr>
            <w:tcW w:w="0" w:type="auto"/>
          </w:tcPr>
          <w:p w14:paraId="15A41DA9" w14:textId="77777777" w:rsidR="002013DA" w:rsidRDefault="00000000">
            <w:pPr>
              <w:pStyle w:val="Compact"/>
            </w:pPr>
            <w:r>
              <w:t>Loss vs neutral</w:t>
            </w:r>
          </w:p>
        </w:tc>
        <w:tc>
          <w:tcPr>
            <w:tcW w:w="0" w:type="auto"/>
          </w:tcPr>
          <w:p w14:paraId="54129869" w14:textId="2D831BA1" w:rsidR="002013DA" w:rsidRDefault="00000000">
            <w:pPr>
              <w:pStyle w:val="Compact"/>
              <w:jc w:val="center"/>
            </w:pPr>
            <w:r>
              <w:t>+5.8</w:t>
            </w:r>
          </w:p>
        </w:tc>
        <w:tc>
          <w:tcPr>
            <w:tcW w:w="0" w:type="auto"/>
          </w:tcPr>
          <w:p w14:paraId="686DE0F0" w14:textId="19C7BDDE" w:rsidR="002013DA" w:rsidRDefault="00000000">
            <w:pPr>
              <w:pStyle w:val="Compact"/>
              <w:jc w:val="center"/>
            </w:pPr>
            <w:r>
              <w:t>+3.0 to +8.8</w:t>
            </w:r>
          </w:p>
        </w:tc>
        <w:tc>
          <w:tcPr>
            <w:tcW w:w="0" w:type="auto"/>
          </w:tcPr>
          <w:p w14:paraId="5A5B4D7F" w14:textId="77777777" w:rsidR="002013DA" w:rsidRDefault="00000000">
            <w:pPr>
              <w:pStyle w:val="Compact"/>
              <w:jc w:val="center"/>
            </w:pPr>
            <w:r>
              <w:t>&lt;0.001</w:t>
            </w:r>
          </w:p>
        </w:tc>
      </w:tr>
      <w:tr w:rsidR="002013DA" w14:paraId="5CBCA540" w14:textId="77777777" w:rsidTr="002013DA">
        <w:tc>
          <w:tcPr>
            <w:tcW w:w="0" w:type="auto"/>
          </w:tcPr>
          <w:p w14:paraId="025E64D3" w14:textId="77777777" w:rsidR="002013DA" w:rsidRDefault="00000000">
            <w:pPr>
              <w:pStyle w:val="Compact"/>
            </w:pPr>
            <w:r>
              <w:t>Loss + you vs neutral</w:t>
            </w:r>
          </w:p>
        </w:tc>
        <w:tc>
          <w:tcPr>
            <w:tcW w:w="0" w:type="auto"/>
          </w:tcPr>
          <w:p w14:paraId="7A4EB5DC" w14:textId="1ECBA0FA" w:rsidR="002013DA" w:rsidRPr="0005103B" w:rsidRDefault="00000000">
            <w:pPr>
              <w:pStyle w:val="Compact"/>
              <w:jc w:val="center"/>
              <w:rPr>
                <w:b/>
                <w:bCs/>
              </w:rPr>
            </w:pPr>
            <w:r w:rsidRPr="0005103B">
              <w:rPr>
                <w:b/>
                <w:bCs/>
              </w:rPr>
              <w:t>+6.8</w:t>
            </w:r>
          </w:p>
        </w:tc>
        <w:tc>
          <w:tcPr>
            <w:tcW w:w="0" w:type="auto"/>
          </w:tcPr>
          <w:p w14:paraId="38A3B681" w14:textId="04EB5A8F" w:rsidR="002013DA" w:rsidRDefault="00000000">
            <w:pPr>
              <w:pStyle w:val="Compact"/>
              <w:jc w:val="center"/>
            </w:pPr>
            <w:r>
              <w:t>+3.4 to +10.2</w:t>
            </w:r>
          </w:p>
        </w:tc>
        <w:tc>
          <w:tcPr>
            <w:tcW w:w="0" w:type="auto"/>
          </w:tcPr>
          <w:p w14:paraId="7B9D4DBF" w14:textId="77777777" w:rsidR="002013DA" w:rsidRDefault="00000000">
            <w:pPr>
              <w:pStyle w:val="Compact"/>
              <w:jc w:val="center"/>
            </w:pPr>
            <w:r>
              <w:t>&lt;0.001</w:t>
            </w:r>
          </w:p>
        </w:tc>
      </w:tr>
      <w:tr w:rsidR="002013DA" w14:paraId="112B27DD" w14:textId="77777777" w:rsidTr="002013DA">
        <w:tc>
          <w:tcPr>
            <w:tcW w:w="0" w:type="auto"/>
          </w:tcPr>
          <w:p w14:paraId="4C1C74AC" w14:textId="77777777" w:rsidR="002013DA" w:rsidRDefault="00000000">
            <w:pPr>
              <w:pStyle w:val="Compact"/>
            </w:pPr>
            <w:r>
              <w:t>Gain vs neutral</w:t>
            </w:r>
          </w:p>
        </w:tc>
        <w:tc>
          <w:tcPr>
            <w:tcW w:w="0" w:type="auto"/>
          </w:tcPr>
          <w:p w14:paraId="7AB4BDF4" w14:textId="53FDDB37" w:rsidR="002013DA" w:rsidRDefault="00000000">
            <w:pPr>
              <w:pStyle w:val="Compact"/>
              <w:jc w:val="center"/>
            </w:pPr>
            <w:r>
              <w:t>+3.1</w:t>
            </w:r>
          </w:p>
        </w:tc>
        <w:tc>
          <w:tcPr>
            <w:tcW w:w="0" w:type="auto"/>
          </w:tcPr>
          <w:p w14:paraId="02E820D2" w14:textId="4CCFC0D2" w:rsidR="002013DA" w:rsidRDefault="00000000">
            <w:pPr>
              <w:pStyle w:val="Compact"/>
              <w:jc w:val="center"/>
            </w:pPr>
            <w:r>
              <w:t>+0.6 to +5.6</w:t>
            </w:r>
          </w:p>
        </w:tc>
        <w:tc>
          <w:tcPr>
            <w:tcW w:w="0" w:type="auto"/>
          </w:tcPr>
          <w:p w14:paraId="1E3FD06A" w14:textId="59250B15" w:rsidR="002013DA" w:rsidRDefault="00000000">
            <w:pPr>
              <w:pStyle w:val="Compact"/>
              <w:jc w:val="center"/>
            </w:pPr>
            <w:r>
              <w:t>0.017</w:t>
            </w:r>
          </w:p>
        </w:tc>
      </w:tr>
      <w:tr w:rsidR="002013DA" w14:paraId="4459FE3F" w14:textId="77777777" w:rsidTr="002013DA">
        <w:tc>
          <w:tcPr>
            <w:tcW w:w="0" w:type="auto"/>
          </w:tcPr>
          <w:p w14:paraId="3FA4F9FD" w14:textId="77777777" w:rsidR="002013DA" w:rsidRDefault="00000000">
            <w:pPr>
              <w:pStyle w:val="Compact"/>
            </w:pPr>
            <w:r>
              <w:t>Gain + you vs neutral</w:t>
            </w:r>
          </w:p>
        </w:tc>
        <w:tc>
          <w:tcPr>
            <w:tcW w:w="0" w:type="auto"/>
          </w:tcPr>
          <w:p w14:paraId="37173B4C" w14:textId="7D2719D0" w:rsidR="002013DA" w:rsidRDefault="00000000">
            <w:pPr>
              <w:pStyle w:val="Compact"/>
              <w:jc w:val="center"/>
            </w:pPr>
            <w:r>
              <w:t>+4.4</w:t>
            </w:r>
          </w:p>
        </w:tc>
        <w:tc>
          <w:tcPr>
            <w:tcW w:w="0" w:type="auto"/>
          </w:tcPr>
          <w:p w14:paraId="114AAB07" w14:textId="6016440F" w:rsidR="002013DA" w:rsidRDefault="00000000">
            <w:pPr>
              <w:pStyle w:val="Compact"/>
              <w:jc w:val="center"/>
            </w:pPr>
            <w:r>
              <w:t>+1.8 to +7.0</w:t>
            </w:r>
          </w:p>
        </w:tc>
        <w:tc>
          <w:tcPr>
            <w:tcW w:w="0" w:type="auto"/>
          </w:tcPr>
          <w:p w14:paraId="788FEBE7" w14:textId="513DEB42" w:rsidR="002013DA" w:rsidRDefault="00000000">
            <w:pPr>
              <w:pStyle w:val="Compact"/>
              <w:jc w:val="center"/>
            </w:pPr>
            <w:r>
              <w:t>0.001</w:t>
            </w:r>
          </w:p>
        </w:tc>
      </w:tr>
      <w:tr w:rsidR="002013DA" w14:paraId="629DFA4C" w14:textId="77777777" w:rsidTr="002013DA">
        <w:tc>
          <w:tcPr>
            <w:tcW w:w="0" w:type="auto"/>
          </w:tcPr>
          <w:p w14:paraId="4B7B7DFE" w14:textId="77777777" w:rsidR="002013DA" w:rsidRDefault="00000000">
            <w:pPr>
              <w:pStyle w:val="Compact"/>
            </w:pPr>
            <w:r>
              <w:t>Loss vs gain</w:t>
            </w:r>
          </w:p>
        </w:tc>
        <w:tc>
          <w:tcPr>
            <w:tcW w:w="0" w:type="auto"/>
          </w:tcPr>
          <w:p w14:paraId="5B9D6192" w14:textId="4F772DD3" w:rsidR="002013DA" w:rsidRDefault="00000000">
            <w:pPr>
              <w:pStyle w:val="Compact"/>
              <w:jc w:val="center"/>
            </w:pPr>
            <w:r>
              <w:t>+2.5</w:t>
            </w:r>
          </w:p>
        </w:tc>
        <w:tc>
          <w:tcPr>
            <w:tcW w:w="0" w:type="auto"/>
          </w:tcPr>
          <w:p w14:paraId="3FB5183F" w14:textId="2A25D23E" w:rsidR="002013DA" w:rsidRDefault="00000000">
            <w:pPr>
              <w:pStyle w:val="Compact"/>
              <w:jc w:val="center"/>
            </w:pPr>
            <w:r>
              <w:t>+1.2 to +3.9</w:t>
            </w:r>
          </w:p>
        </w:tc>
        <w:tc>
          <w:tcPr>
            <w:tcW w:w="0" w:type="auto"/>
          </w:tcPr>
          <w:p w14:paraId="21700C8B" w14:textId="77777777" w:rsidR="002013DA" w:rsidRDefault="00000000">
            <w:pPr>
              <w:pStyle w:val="Compact"/>
              <w:jc w:val="center"/>
            </w:pPr>
            <w:r>
              <w:t>&lt;0.001</w:t>
            </w:r>
          </w:p>
        </w:tc>
      </w:tr>
      <w:tr w:rsidR="002013DA" w14:paraId="103AC0A6" w14:textId="77777777" w:rsidTr="002013DA">
        <w:tc>
          <w:tcPr>
            <w:tcW w:w="0" w:type="auto"/>
          </w:tcPr>
          <w:p w14:paraId="61983297" w14:textId="77777777" w:rsidR="002013DA" w:rsidRDefault="00000000">
            <w:pPr>
              <w:pStyle w:val="Compact"/>
            </w:pPr>
            <w:r>
              <w:t>“You” vs none</w:t>
            </w:r>
          </w:p>
        </w:tc>
        <w:tc>
          <w:tcPr>
            <w:tcW w:w="0" w:type="auto"/>
          </w:tcPr>
          <w:p w14:paraId="26D9A3CC" w14:textId="77777777" w:rsidR="002013DA" w:rsidRDefault="00000000">
            <w:pPr>
              <w:pStyle w:val="Compact"/>
              <w:jc w:val="center"/>
            </w:pPr>
            <w:r>
              <w:t>+1.1</w:t>
            </w:r>
          </w:p>
        </w:tc>
        <w:tc>
          <w:tcPr>
            <w:tcW w:w="0" w:type="auto"/>
          </w:tcPr>
          <w:p w14:paraId="066D93E4" w14:textId="07FF5F28" w:rsidR="002013DA" w:rsidRDefault="00000000">
            <w:pPr>
              <w:pStyle w:val="Compact"/>
              <w:jc w:val="center"/>
            </w:pPr>
            <w:r>
              <w:t>−1.0 to +3.2</w:t>
            </w:r>
          </w:p>
        </w:tc>
        <w:tc>
          <w:tcPr>
            <w:tcW w:w="0" w:type="auto"/>
          </w:tcPr>
          <w:p w14:paraId="34CF4FF2" w14:textId="6AF231B5" w:rsidR="002013DA" w:rsidRDefault="00000000">
            <w:pPr>
              <w:pStyle w:val="Compact"/>
              <w:jc w:val="center"/>
            </w:pPr>
            <w:r>
              <w:t>0.29</w:t>
            </w:r>
          </w:p>
        </w:tc>
      </w:tr>
      <w:tr w:rsidR="002013DA" w14:paraId="2B68C2CC" w14:textId="77777777" w:rsidTr="002013DA">
        <w:tc>
          <w:tcPr>
            <w:tcW w:w="0" w:type="auto"/>
          </w:tcPr>
          <w:p w14:paraId="38FD4997" w14:textId="77777777" w:rsidR="002013DA" w:rsidRDefault="00000000">
            <w:pPr>
              <w:pStyle w:val="Compact"/>
            </w:pPr>
            <w:r>
              <w:t>Bank C's line</w:t>
            </w:r>
          </w:p>
        </w:tc>
        <w:tc>
          <w:tcPr>
            <w:tcW w:w="0" w:type="auto"/>
          </w:tcPr>
          <w:p w14:paraId="67FD02EA" w14:textId="6869E516" w:rsidR="002013DA" w:rsidRDefault="00000000">
            <w:pPr>
              <w:pStyle w:val="Compact"/>
              <w:jc w:val="center"/>
            </w:pPr>
            <w:r>
              <w:t>+5.5</w:t>
            </w:r>
          </w:p>
        </w:tc>
        <w:tc>
          <w:tcPr>
            <w:tcW w:w="0" w:type="auto"/>
          </w:tcPr>
          <w:p w14:paraId="7065BBC6" w14:textId="41867241" w:rsidR="002013DA" w:rsidRDefault="00000000">
            <w:pPr>
              <w:pStyle w:val="Compact"/>
              <w:jc w:val="center"/>
            </w:pPr>
            <w:r>
              <w:t>+3.7 to +7.9</w:t>
            </w:r>
          </w:p>
        </w:tc>
        <w:tc>
          <w:tcPr>
            <w:tcW w:w="0" w:type="auto"/>
          </w:tcPr>
          <w:p w14:paraId="09E182EF" w14:textId="77777777" w:rsidR="002013DA" w:rsidRDefault="00000000">
            <w:pPr>
              <w:pStyle w:val="Compact"/>
              <w:jc w:val="center"/>
            </w:pPr>
            <w:r>
              <w:t>&lt;0.001</w:t>
            </w:r>
          </w:p>
        </w:tc>
      </w:tr>
      <w:tr w:rsidR="002013DA" w14:paraId="44A8C691" w14:textId="77777777" w:rsidTr="002013DA">
        <w:tc>
          <w:tcPr>
            <w:tcW w:w="0" w:type="auto"/>
          </w:tcPr>
          <w:p w14:paraId="6D05D9E2" w14:textId="77777777" w:rsidR="002013DA" w:rsidRDefault="00000000">
            <w:pPr>
              <w:pStyle w:val="Compact"/>
            </w:pPr>
            <w:r>
              <w:t>“You” after loss, with Bank C</w:t>
            </w:r>
          </w:p>
        </w:tc>
        <w:tc>
          <w:tcPr>
            <w:tcW w:w="0" w:type="auto"/>
          </w:tcPr>
          <w:p w14:paraId="1484A1C6" w14:textId="5DDA0BB7" w:rsidR="002013DA" w:rsidRPr="0005103B" w:rsidRDefault="00000000">
            <w:pPr>
              <w:pStyle w:val="Compact"/>
              <w:jc w:val="center"/>
              <w:rPr>
                <w:b/>
                <w:bCs/>
              </w:rPr>
            </w:pPr>
            <w:r w:rsidRPr="0005103B">
              <w:rPr>
                <w:b/>
                <w:bCs/>
              </w:rPr>
              <w:t>+6.3</w:t>
            </w:r>
          </w:p>
        </w:tc>
        <w:tc>
          <w:tcPr>
            <w:tcW w:w="0" w:type="auto"/>
          </w:tcPr>
          <w:p w14:paraId="3F3EE758" w14:textId="11005F19" w:rsidR="002013DA" w:rsidRDefault="00000000">
            <w:pPr>
              <w:pStyle w:val="Compact"/>
              <w:jc w:val="center"/>
            </w:pPr>
            <w:r>
              <w:t>+3.9 to +9.1</w:t>
            </w:r>
          </w:p>
        </w:tc>
        <w:tc>
          <w:tcPr>
            <w:tcW w:w="0" w:type="auto"/>
          </w:tcPr>
          <w:p w14:paraId="6B3E0092" w14:textId="77777777" w:rsidR="002013DA" w:rsidRDefault="00000000">
            <w:pPr>
              <w:pStyle w:val="Compact"/>
              <w:jc w:val="center"/>
            </w:pPr>
            <w:r>
              <w:t>&lt;0.001</w:t>
            </w:r>
          </w:p>
        </w:tc>
      </w:tr>
      <w:tr w:rsidR="002013DA" w14:paraId="21ADD015" w14:textId="77777777" w:rsidTr="002013DA">
        <w:tc>
          <w:tcPr>
            <w:tcW w:w="0" w:type="auto"/>
          </w:tcPr>
          <w:p w14:paraId="19D68750" w14:textId="77777777" w:rsidR="002013DA" w:rsidRDefault="00000000">
            <w:pPr>
              <w:pStyle w:val="Compact"/>
            </w:pPr>
            <w:r>
              <w:t>“You” after gain, with Bank C</w:t>
            </w:r>
          </w:p>
        </w:tc>
        <w:tc>
          <w:tcPr>
            <w:tcW w:w="0" w:type="auto"/>
          </w:tcPr>
          <w:p w14:paraId="5611CB59" w14:textId="564CFFF9" w:rsidR="002013DA" w:rsidRDefault="00000000">
            <w:pPr>
              <w:pStyle w:val="Compact"/>
              <w:jc w:val="center"/>
            </w:pPr>
            <w:r>
              <w:t>+4.1</w:t>
            </w:r>
          </w:p>
        </w:tc>
        <w:tc>
          <w:tcPr>
            <w:tcW w:w="0" w:type="auto"/>
          </w:tcPr>
          <w:p w14:paraId="03B2F385" w14:textId="6304CEA5" w:rsidR="002013DA" w:rsidRDefault="00000000">
            <w:pPr>
              <w:pStyle w:val="Compact"/>
              <w:jc w:val="center"/>
            </w:pPr>
            <w:r>
              <w:t>+2.0 to +6.7</w:t>
            </w:r>
          </w:p>
        </w:tc>
        <w:tc>
          <w:tcPr>
            <w:tcW w:w="0" w:type="auto"/>
          </w:tcPr>
          <w:p w14:paraId="0334F529" w14:textId="4A786BF4" w:rsidR="002013DA" w:rsidRDefault="00000000">
            <w:pPr>
              <w:pStyle w:val="Compact"/>
              <w:jc w:val="center"/>
            </w:pPr>
            <w:r>
              <w:t>&lt;0.001</w:t>
            </w:r>
          </w:p>
        </w:tc>
      </w:tr>
      <w:tr w:rsidR="002013DA" w14:paraId="777DBBCD" w14:textId="77777777" w:rsidTr="002013DA">
        <w:tc>
          <w:tcPr>
            <w:tcW w:w="0" w:type="auto"/>
          </w:tcPr>
          <w:p w14:paraId="24147339" w14:textId="77777777" w:rsidR="002013DA" w:rsidRDefault="00000000">
            <w:pPr>
              <w:pStyle w:val="Compact"/>
            </w:pPr>
            <w:r>
              <w:rPr>
                <w:i/>
                <w:iCs/>
              </w:rPr>
              <w:t>The history (request held neutral)</w:t>
            </w:r>
          </w:p>
        </w:tc>
        <w:tc>
          <w:tcPr>
            <w:tcW w:w="0" w:type="auto"/>
          </w:tcPr>
          <w:p w14:paraId="3F952806" w14:textId="77777777" w:rsidR="002013DA" w:rsidRDefault="002013DA">
            <w:pPr>
              <w:pStyle w:val="Compact"/>
              <w:jc w:val="center"/>
            </w:pPr>
          </w:p>
        </w:tc>
        <w:tc>
          <w:tcPr>
            <w:tcW w:w="0" w:type="auto"/>
          </w:tcPr>
          <w:p w14:paraId="582D519C" w14:textId="77777777" w:rsidR="002013DA" w:rsidRDefault="002013DA">
            <w:pPr>
              <w:pStyle w:val="Compact"/>
              <w:jc w:val="center"/>
            </w:pPr>
          </w:p>
        </w:tc>
        <w:tc>
          <w:tcPr>
            <w:tcW w:w="0" w:type="auto"/>
          </w:tcPr>
          <w:p w14:paraId="5DA0A8EF" w14:textId="77777777" w:rsidR="002013DA" w:rsidRDefault="002013DA">
            <w:pPr>
              <w:pStyle w:val="Compact"/>
              <w:jc w:val="center"/>
            </w:pPr>
          </w:p>
        </w:tc>
      </w:tr>
      <w:tr w:rsidR="002013DA" w14:paraId="663716F9" w14:textId="77777777" w:rsidTr="002013DA">
        <w:tc>
          <w:tcPr>
            <w:tcW w:w="0" w:type="auto"/>
          </w:tcPr>
          <w:p w14:paraId="2D9AA5A7" w14:textId="77777777" w:rsidR="002013DA" w:rsidRDefault="00000000">
            <w:pPr>
              <w:pStyle w:val="Compact"/>
            </w:pPr>
            <w:r>
              <w:t>Framed vs neutral history</w:t>
            </w:r>
          </w:p>
        </w:tc>
        <w:tc>
          <w:tcPr>
            <w:tcW w:w="0" w:type="auto"/>
          </w:tcPr>
          <w:p w14:paraId="20D1CD03" w14:textId="08D24B95" w:rsidR="002013DA" w:rsidRPr="0005103B" w:rsidRDefault="00000000">
            <w:pPr>
              <w:pStyle w:val="Compact"/>
              <w:jc w:val="center"/>
              <w:rPr>
                <w:b/>
                <w:bCs/>
              </w:rPr>
            </w:pPr>
            <w:r w:rsidRPr="0005103B">
              <w:rPr>
                <w:b/>
                <w:bCs/>
              </w:rPr>
              <w:t>+22.4</w:t>
            </w:r>
          </w:p>
        </w:tc>
        <w:tc>
          <w:tcPr>
            <w:tcW w:w="0" w:type="auto"/>
          </w:tcPr>
          <w:p w14:paraId="2BB2C1A9" w14:textId="06AA41BD" w:rsidR="002013DA" w:rsidRDefault="00000000">
            <w:pPr>
              <w:pStyle w:val="Compact"/>
              <w:jc w:val="center"/>
            </w:pPr>
            <w:r>
              <w:t>+11.0 to +33.1</w:t>
            </w:r>
          </w:p>
        </w:tc>
        <w:tc>
          <w:tcPr>
            <w:tcW w:w="0" w:type="auto"/>
          </w:tcPr>
          <w:p w14:paraId="03BC3482" w14:textId="4CA8A263" w:rsidR="002013DA" w:rsidRDefault="00000000">
            <w:pPr>
              <w:pStyle w:val="Compact"/>
              <w:jc w:val="center"/>
            </w:pPr>
            <w:r>
              <w:t>0.005</w:t>
            </w:r>
          </w:p>
        </w:tc>
      </w:tr>
      <w:tr w:rsidR="002013DA" w14:paraId="79315B4F" w14:textId="77777777" w:rsidTr="002013DA">
        <w:tc>
          <w:tcPr>
            <w:tcW w:w="0" w:type="auto"/>
          </w:tcPr>
          <w:p w14:paraId="6A792DB0" w14:textId="77777777" w:rsidR="002013DA" w:rsidRDefault="00000000">
            <w:pPr>
              <w:pStyle w:val="Compact"/>
            </w:pPr>
            <w:r>
              <w:t>Loss vs gain history</w:t>
            </w:r>
          </w:p>
        </w:tc>
        <w:tc>
          <w:tcPr>
            <w:tcW w:w="0" w:type="auto"/>
          </w:tcPr>
          <w:p w14:paraId="45DAB3F8" w14:textId="7C6A88AD" w:rsidR="002013DA" w:rsidRPr="0005103B" w:rsidRDefault="00000000">
            <w:pPr>
              <w:pStyle w:val="Compact"/>
              <w:jc w:val="center"/>
              <w:rPr>
                <w:b/>
                <w:bCs/>
              </w:rPr>
            </w:pPr>
            <w:r w:rsidRPr="0005103B">
              <w:rPr>
                <w:b/>
                <w:bCs/>
              </w:rPr>
              <w:t>+6.9</w:t>
            </w:r>
          </w:p>
        </w:tc>
        <w:tc>
          <w:tcPr>
            <w:tcW w:w="0" w:type="auto"/>
          </w:tcPr>
          <w:p w14:paraId="723714AC" w14:textId="1E0A5773" w:rsidR="002013DA" w:rsidRDefault="00000000">
            <w:pPr>
              <w:pStyle w:val="Compact"/>
              <w:jc w:val="center"/>
            </w:pPr>
            <w:r>
              <w:t>−6.4 to +20.5</w:t>
            </w:r>
          </w:p>
        </w:tc>
        <w:tc>
          <w:tcPr>
            <w:tcW w:w="0" w:type="auto"/>
          </w:tcPr>
          <w:p w14:paraId="4620F3AF" w14:textId="0DC9A156" w:rsidR="002013DA" w:rsidRDefault="00000000">
            <w:pPr>
              <w:pStyle w:val="Compact"/>
              <w:jc w:val="center"/>
            </w:pPr>
            <w:r>
              <w:t>0.35</w:t>
            </w:r>
          </w:p>
        </w:tc>
      </w:tr>
      <w:tr w:rsidR="002013DA" w14:paraId="7F900DE7" w14:textId="77777777" w:rsidTr="002013DA">
        <w:tc>
          <w:tcPr>
            <w:tcW w:w="0" w:type="auto"/>
          </w:tcPr>
          <w:p w14:paraId="7588E4A0" w14:textId="77777777" w:rsidR="002013DA" w:rsidRDefault="00000000">
            <w:pPr>
              <w:pStyle w:val="Compact"/>
            </w:pPr>
            <w:r>
              <w:rPr>
                <w:i/>
                <w:iCs/>
              </w:rPr>
              <w:t>History and request together (as saved)</w:t>
            </w:r>
          </w:p>
        </w:tc>
        <w:tc>
          <w:tcPr>
            <w:tcW w:w="0" w:type="auto"/>
          </w:tcPr>
          <w:p w14:paraId="1FB7C2CA" w14:textId="77777777" w:rsidR="002013DA" w:rsidRDefault="002013DA">
            <w:pPr>
              <w:pStyle w:val="Compact"/>
              <w:jc w:val="center"/>
            </w:pPr>
          </w:p>
        </w:tc>
        <w:tc>
          <w:tcPr>
            <w:tcW w:w="0" w:type="auto"/>
          </w:tcPr>
          <w:p w14:paraId="67B8922D" w14:textId="77777777" w:rsidR="002013DA" w:rsidRDefault="002013DA">
            <w:pPr>
              <w:pStyle w:val="Compact"/>
              <w:jc w:val="center"/>
            </w:pPr>
          </w:p>
        </w:tc>
        <w:tc>
          <w:tcPr>
            <w:tcW w:w="0" w:type="auto"/>
          </w:tcPr>
          <w:p w14:paraId="2ECCBD89" w14:textId="77777777" w:rsidR="002013DA" w:rsidRDefault="002013DA">
            <w:pPr>
              <w:pStyle w:val="Compact"/>
              <w:jc w:val="center"/>
            </w:pPr>
          </w:p>
        </w:tc>
      </w:tr>
      <w:tr w:rsidR="002013DA" w14:paraId="011BD764" w14:textId="77777777" w:rsidTr="002013DA">
        <w:tc>
          <w:tcPr>
            <w:tcW w:w="0" w:type="auto"/>
          </w:tcPr>
          <w:p w14:paraId="54724EA7" w14:textId="77777777" w:rsidR="002013DA" w:rsidRDefault="00000000">
            <w:pPr>
              <w:pStyle w:val="Compact"/>
            </w:pPr>
            <w:r>
              <w:t>Framed vs neutral</w:t>
            </w:r>
          </w:p>
        </w:tc>
        <w:tc>
          <w:tcPr>
            <w:tcW w:w="0" w:type="auto"/>
          </w:tcPr>
          <w:p w14:paraId="4040408C" w14:textId="0B3F0975" w:rsidR="002013DA" w:rsidRPr="0005103B" w:rsidRDefault="00000000">
            <w:pPr>
              <w:pStyle w:val="Compact"/>
              <w:jc w:val="center"/>
              <w:rPr>
                <w:b/>
                <w:bCs/>
              </w:rPr>
            </w:pPr>
            <w:r w:rsidRPr="0005103B">
              <w:rPr>
                <w:b/>
                <w:bCs/>
              </w:rPr>
              <w:t>+26.1</w:t>
            </w:r>
          </w:p>
        </w:tc>
        <w:tc>
          <w:tcPr>
            <w:tcW w:w="0" w:type="auto"/>
          </w:tcPr>
          <w:p w14:paraId="7BF91991" w14:textId="0C5A7D3D" w:rsidR="002013DA" w:rsidRDefault="00000000">
            <w:pPr>
              <w:pStyle w:val="Compact"/>
              <w:jc w:val="center"/>
            </w:pPr>
            <w:r>
              <w:t>+15.5 to +36.7</w:t>
            </w:r>
          </w:p>
        </w:tc>
        <w:tc>
          <w:tcPr>
            <w:tcW w:w="0" w:type="auto"/>
          </w:tcPr>
          <w:p w14:paraId="1E56C04C" w14:textId="06833553" w:rsidR="002013DA" w:rsidRDefault="00000000">
            <w:pPr>
              <w:pStyle w:val="Compact"/>
              <w:jc w:val="center"/>
            </w:pPr>
            <w:r>
              <w:t>0.002</w:t>
            </w:r>
          </w:p>
        </w:tc>
      </w:tr>
      <w:tr w:rsidR="002013DA" w14:paraId="5DDD3639" w14:textId="77777777" w:rsidTr="002013DA">
        <w:tc>
          <w:tcPr>
            <w:tcW w:w="0" w:type="auto"/>
          </w:tcPr>
          <w:p w14:paraId="2422B826" w14:textId="77777777" w:rsidR="002013DA" w:rsidRDefault="00000000">
            <w:pPr>
              <w:pStyle w:val="Compact"/>
            </w:pPr>
            <w:r>
              <w:t>Loss vs gain</w:t>
            </w:r>
          </w:p>
        </w:tc>
        <w:tc>
          <w:tcPr>
            <w:tcW w:w="0" w:type="auto"/>
          </w:tcPr>
          <w:p w14:paraId="62FF52B6" w14:textId="72A1726A" w:rsidR="002013DA" w:rsidRPr="0005103B" w:rsidRDefault="00000000">
            <w:pPr>
              <w:pStyle w:val="Compact"/>
              <w:jc w:val="center"/>
              <w:rPr>
                <w:b/>
                <w:bCs/>
              </w:rPr>
            </w:pPr>
            <w:r w:rsidRPr="0005103B">
              <w:rPr>
                <w:b/>
                <w:bCs/>
              </w:rPr>
              <w:t>+11.8</w:t>
            </w:r>
          </w:p>
        </w:tc>
        <w:tc>
          <w:tcPr>
            <w:tcW w:w="0" w:type="auto"/>
          </w:tcPr>
          <w:p w14:paraId="7814EB57" w14:textId="36AF2E5D" w:rsidR="002013DA" w:rsidRDefault="00000000">
            <w:pPr>
              <w:pStyle w:val="Compact"/>
              <w:jc w:val="center"/>
            </w:pPr>
            <w:r>
              <w:t>−1.9 to +25.0</w:t>
            </w:r>
          </w:p>
        </w:tc>
        <w:tc>
          <w:tcPr>
            <w:tcW w:w="0" w:type="auto"/>
          </w:tcPr>
          <w:p w14:paraId="55955B52" w14:textId="7992882A" w:rsidR="002013DA" w:rsidRDefault="00000000">
            <w:pPr>
              <w:pStyle w:val="Compact"/>
              <w:jc w:val="center"/>
            </w:pPr>
            <w:r>
              <w:t>0.11</w:t>
            </w:r>
          </w:p>
        </w:tc>
      </w:tr>
    </w:tbl>
    <w:p w14:paraId="6F350509" w14:textId="3031107B" w:rsidR="001A7A0E" w:rsidRDefault="004121FF">
      <w:pPr>
        <w:pStyle w:val="BodyText"/>
      </w:pPr>
      <w:r>
        <w:rPr>
          <w:b/>
          <w:bCs/>
        </w:rPr>
        <w:br/>
      </w:r>
      <w:r>
        <w:rPr>
          <w:b/>
          <w:bCs/>
        </w:rPr>
        <w:t>Most of the framing's effect, about 85%, came from the conversation before the request.</w:t>
      </w:r>
      <w:r>
        <w:t xml:space="preserve"> Swapping only UBS's current request moved the probability of an order that goes along by a few points (Table 12): loss framing by 5.8 points over the neutral request and loss + you by 6.8, gain by 3.1 and gain + you by 4.4, all with intervals above zero; loss exceeded gain by 2.5 points. </w:t>
      </w:r>
      <w:r>
        <w:br/>
      </w:r>
      <w:r>
        <w:br/>
      </w:r>
      <w:r>
        <w:t>Holding the request neutral and comparing careers instead, framed histories raised the same probability by 22.4 points over neutral ones (</w:t>
      </w:r>
      <w:r>
        <w:rPr>
          <w:i/>
          <w:iCs/>
        </w:rPr>
        <w:t>p</w:t>
      </w:r>
      <w:r>
        <w:t xml:space="preserve"> = 0.005), against 26.1 points for history and request together. The history here combines UBS's earlier framed lines with the agent's own replies and trades that followed them; </w:t>
      </w:r>
      <w:del w:id="90482" w:author="Claude" w:date="2026-10-22T07:00:00Z">
        <w:r>
          <w:delText xml:space="preserve">Section 7.12 separates</w:delText>
        </w:r>
      </w:del>
      <w:ins w:id="90483" w:author="Claude" w:date="2026-10-22T07:00:00Z">
        <w:r>
          <w:t xml:space="preserve">Section 7.16 separates</w:t>
        </w:r>
      </w:ins>
      <w:r>
        <w:t xml:space="preserve"> the agent's replies. </w:t>
      </w:r>
      <w:r>
        <w:br/>
      </w:r>
      <w:r>
        <w:br/>
      </w:r>
      <w:r>
        <w:t>The probability is read after a fixed neutral reasoning line, so its levels (20.5% for a neutral career and request) differ from the sampled rates. The rereads reproduce the original states exactly (median cosine 1.000 at every layer).</w:t>
      </w:r>
    </w:p>
    <w:p w14:paraId="3C11CCDA" w14:textId="77777777" w:rsidR="001A7A0E" w:rsidRDefault="00000000">
      <w:pPr>
        <w:pStyle w:val="BodyText"/>
      </w:pPr>
      <w:r>
        <w:rPr>
          <w:b/>
          <w:bCs/>
        </w:rPr>
        <w:t>The framed request acts at the first request, the framed history at the second and third, and a framed request again at one of the June requests.</w:t>
      </w:r>
      <w:r>
        <w:t xml:space="preserve"> Split by request (exploratory; ten careers per version), the two parts take turns. At the first request (7 January) the effect is the request's own: its framing raised the probability of an order that goes along by 25 points (</w:t>
      </w:r>
      <w:r>
        <w:rPr>
          <w:i/>
          <w:iCs/>
        </w:rPr>
        <w:t>p</w:t>
      </w:r>
      <w:r>
        <w:t xml:space="preserve"> &lt; 0.001), and the history added nothing. At the second (12 January) it is all history: framed histories raised the probability by 62 points (</w:t>
      </w:r>
      <w:r>
        <w:rPr>
          <w:i/>
          <w:iCs/>
        </w:rPr>
        <w:t>p</w:t>
      </w:r>
      <w:r>
        <w:t xml:space="preserve"> &lt; 0.001), and the request's framing added nothing. The history still pulled on 1 April (48 points, </w:t>
      </w:r>
      <w:r>
        <w:rPr>
          <w:i/>
          <w:iCs/>
        </w:rPr>
        <w:t>p</w:t>
      </w:r>
      <w:r>
        <w:t xml:space="preserve"> = 0.002), although the real agents, reasoning in their own words, almost never went along there (3%). At the first 8 June request neither part moved the decision; at the second, the request's framing raised it by 9 points (</w:t>
      </w:r>
      <w:r>
        <w:rPr>
          <w:i/>
          <w:iCs/>
        </w:rPr>
        <w:t>p</w:t>
      </w:r>
      <w:r>
        <w:t xml:space="preserve"> &lt; 0.001) and the history did not. 5 August cannot be measured this way. Inside, the framed history's push along the frame direction at layer 12 was largest at the first request (1.17 times as far as the loss request itself moves the state) and about half that from 12 January to the first June request.</w:t>
      </w:r>
    </w:p>
    <w:p w14:paraId="3D18D162" w14:textId="77777777" w:rsidR="001A7A0E" w:rsidRDefault="00000000">
      <w:pPr>
        <w:pStyle w:val="BodyText"/>
      </w:pPr>
      <w:r>
        <w:rPr>
          <w:b/>
          <w:bCs/>
        </w:rPr>
        <w:t>Placing the outcome on the agent (“you”) changes its internal state more after a loss than after a gain.</w:t>
      </w:r>
      <w:r>
        <w:t xml:space="preserve"> With the history fixed, “you” alone did not move the decision (+1.1 points, </w:t>
      </w:r>
      <w:r>
        <w:rPr>
          <w:i/>
          <w:iCs/>
        </w:rPr>
        <w:t>p</w:t>
      </w:r>
      <w:r>
        <w:t xml:space="preserve"> = 0.29), but with Bank </w:t>
      </w:r>
      <w:r>
        <w:lastRenderedPageBreak/>
        <w:t>C's line it added 6.3 points after loss and 4.1 after gain, as in Experiment F. Inside, the change “you” makes to the state is 28% to 47% larger after loss than after gain at layers 18 and 31 to 47, and the two changes are alike but not the same: their cosine is 0.57 to 0.91 at layers 12 to 47, against 0.97 to 1.00 for the change after loss compared with itself on two halves of the careers. Because the loss + you and gain + you lines are written separately, part of this difference may lie in their words.</w:t>
      </w:r>
    </w:p>
    <w:p w14:paraId="7C256FEB" w14:textId="61D1DF14" w:rsidR="002013DA" w:rsidRDefault="00000000">
      <w:pPr>
        <w:pStyle w:val="BodyText"/>
      </w:pPr>
      <w:r>
        <w:rPr>
          <w:b/>
          <w:bCs/>
        </w:rPr>
        <w:t>Bank C's endorsement moves the model's internal state in the same direction as a loss frame.</w:t>
      </w:r>
      <w:r>
        <w:t xml:space="preserve"> With the history fixed, Bank C's line moves the state along the loss-frame direction about as far as the loss frame itself at layer 12 (0.92 of the loss–neutral gap) and about twice as far at layer 24 (2.02).</w:t>
      </w:r>
    </w:p>
    <w:p w14:paraId="434389F9" w14:textId="4B67E82B" w:rsidR="002013DA" w:rsidRDefault="00000000">
      <w:pPr>
        <w:pStyle w:val="BodyText"/>
      </w:pPr>
      <w:r>
        <w:rPr>
          <w:b/>
          <w:bCs/>
        </w:rPr>
        <w:t>Management's memo makes the agent trade more but does not make it join UBS, even with everything else held fixed.</w:t>
      </w:r>
      <w:r>
        <w:t xml:space="preserve"> In A's careers, swapping in management's memo and books raised the expected size of the agent's first order of the day by 50,000 ounces under loss and 32,000 under gain (loss above gain by 16,000; all </w:t>
      </w:r>
      <w:r>
        <w:rPr>
          <w:i/>
          <w:iCs/>
        </w:rPr>
        <w:t>p</w:t>
      </w:r>
      <w:r>
        <w:t xml:space="preserve"> &lt; 0.001), and placing the outcome on the agent lowered it, by 11,600 ounces after loss and 8,200 after gain. The priming did not change the probability of going along at UBS's requests (every change within half a point, none significant). Inside, management's loss direction matches </w:t>
      </w:r>
      <w:proofErr w:type="gramStart"/>
      <w:r>
        <w:t>UBS's</w:t>
      </w:r>
      <w:proofErr w:type="gramEnd"/>
      <w:r>
        <w:t xml:space="preserve"> at layer 12 (cosine 0.59, against 0.80 between two halves of the careers) and departs from it in late layers (−0.52 at layer 47): the two sources register alike early and lead to different behavior.</w:t>
      </w:r>
    </w:p>
    <w:p w14:paraId="1110FC30" w14:textId="6C4294A8" w:rsidR="002013DA" w:rsidRDefault="00000000">
      <w:pPr>
        <w:pStyle w:val="BodyText"/>
      </w:pPr>
      <w:r>
        <w:rPr>
          <w:b/>
          <w:bCs/>
        </w:rPr>
        <w:t>The first steering test likely failed because its direction captured differences in history rather than in framing.</w:t>
      </w:r>
      <w:r>
        <w:t xml:space="preserve"> At layer 24, where the first steering test pushed, the frame direction measured across careers points away from the direction the request itself produces with the history fixed (cosine −0.25); the two agree at layer 12 (0.98) and largely at layer 18 (0.82). The direction used in that test mostly carried differences in history rather than the request's framing.</w:t>
      </w:r>
    </w:p>
    <w:p w14:paraId="53A77209" w14:textId="77777777" w:rsidR="002013DA" w:rsidRDefault="00000000">
      <w:pPr>
        <w:pStyle w:val="Heading2"/>
      </w:pPr>
      <w:r>
        <w:t>7.9 Steering at fixed history</w:t>
      </w:r>
    </w:p>
    <w:p w14:paraId="695F2AF5" w14:textId="77777777" w:rsidR="001A7A0E" w:rsidRDefault="00000000">
      <w:pPr>
        <w:pStyle w:val="BodyText"/>
      </w:pPr>
      <w:r>
        <w:rPr>
          <w:b/>
          <w:bCs/>
        </w:rPr>
        <w:t>Adding the loss direction to the model's state does not reproduce the effect of loss framing.</w:t>
      </w:r>
      <w:r>
        <w:t xml:space="preserve"> Added to neutral agents at twice its natural size, the loss direction measured at fixed history lowered the probability of an order that goes along by 6.4 points relative to random directions of the same size (Holm </w:t>
      </w:r>
      <w:r>
        <w:rPr>
          <w:i/>
          <w:iCs/>
        </w:rPr>
        <w:t>p</w:t>
      </w:r>
      <w:r>
        <w:t xml:space="preserve"> = 0.035; H1), and subtracting it from loss-framed agents raised it by 9.2 points (Holm </w:t>
      </w:r>
      <w:r>
        <w:rPr>
          <w:i/>
          <w:iCs/>
        </w:rPr>
        <w:t>p</w:t>
      </w:r>
      <w:r>
        <w:t xml:space="preserve"> = 0.014; H3); adding it lowered going along relative to subtracting it (−4.2 points, Holm </w:t>
      </w:r>
      <w:r>
        <w:rPr>
          <w:i/>
          <w:iCs/>
        </w:rPr>
        <w:t>p</w:t>
      </w:r>
      <w:r>
        <w:t xml:space="preserve"> = 0.047; H4). It did not change the size of the opening order (H2: +329 ounces, </w:t>
      </w:r>
      <w:r>
        <w:rPr>
          <w:i/>
          <w:iCs/>
        </w:rPr>
        <w:t>p</w:t>
      </w:r>
      <w:r>
        <w:t xml:space="preserve"> = 0.94). The significant tests run against the preregistered prediction, and the random directions themselves moved the probability, so the loss direction at the decision is best read as doing little: it does not carry the framing's effect.</w:t>
      </w:r>
    </w:p>
    <w:p w14:paraId="30224246" w14:textId="77777777" w:rsidR="001A7A0E" w:rsidRDefault="00000000">
      <w:pPr>
        <w:pStyle w:val="BodyText"/>
      </w:pPr>
      <w:r>
        <w:rPr>
          <w:b/>
          <w:bCs/>
        </w:rPr>
        <w:t>Adding a direction built from agents' own decisions to go along does make the agent go along more.</w:t>
      </w:r>
      <w:r>
        <w:t xml:space="preserve"> The going-along direction at layer 24, pushed the same way, raised the probability of an order that goes along by 14.0 points over random directions (</w:t>
      </w:r>
      <w:r>
        <w:rPr>
          <w:i/>
          <w:iCs/>
        </w:rPr>
        <w:t>p</w:t>
      </w:r>
      <w:r>
        <w:t xml:space="preserve"> = 0.001), and subtracting it from loss-framed agents lowered it by 6.0 points (</w:t>
      </w:r>
      <w:r>
        <w:rPr>
          <w:i/>
          <w:iCs/>
        </w:rPr>
        <w:t>p</w:t>
      </w:r>
      <w:r>
        <w:t xml:space="preserve"> &lt; 0.001). Steering one layer can move this decision; the loss direction measured at the moment of the request does not. Together with Table 12, this places the framing's effect in what the conversation builds rather than in one direction at the decision. Further exploratory steering tests are in the repository.</w:t>
      </w:r>
    </w:p>
    <w:p w14:paraId="2D55413D" w14:textId="77777777" w:rsidR="002013DA" w:rsidRDefault="00000000">
      <w:pPr>
        <w:pStyle w:val="Heading2"/>
      </w:pPr>
      <w:r>
        <w:t>7.10 Does the agent know it is misconduct?</w:t>
      </w:r>
    </w:p>
    <w:p w14:paraId="3AB4886B" w14:textId="77777777" w:rsidR="002013DA" w:rsidRDefault="00000000">
      <w:pPr>
        <w:pStyle w:val="TableCaption"/>
      </w:pPr>
      <w:r>
        <w:rPr>
          <w:b/>
          <w:bCs/>
        </w:rPr>
        <w:t>Table 13:</w:t>
      </w:r>
      <w:r>
        <w:t xml:space="preserve"> Asked directly, at each of B's 300 saved requests: “is what UBS is asking you to do market manipulation?” The probability of Yes, with UBS's request in each framing at the same moment (the Yes and No answers take a median 1.00 of the model's probability). Changes in percentage points; </w:t>
      </w:r>
      <w:r>
        <w:rPr>
          <w:iCs/>
        </w:rPr>
        <w:t>p</w:t>
      </w:r>
      <w:r>
        <w:t xml:space="preserve"> flips signs by career. Exploratory.</w:t>
      </w:r>
    </w:p>
    <w:tbl>
      <w:tblPr>
        <w:tblStyle w:val="Table"/>
        <w:tblW w:w="5000" w:type="pct"/>
        <w:tblLook w:val="0020" w:firstRow="1" w:lastRow="0" w:firstColumn="0" w:lastColumn="0" w:noHBand="0" w:noVBand="0"/>
      </w:tblPr>
      <w:tblGrid>
        <w:gridCol w:w="2158"/>
        <w:gridCol w:w="1203"/>
        <w:gridCol w:w="2680"/>
        <w:gridCol w:w="2121"/>
        <w:gridCol w:w="1198"/>
      </w:tblGrid>
      <w:tr w:rsidR="002013DA" w14:paraId="704C04F0" w14:textId="77777777" w:rsidTr="002013DA">
        <w:trPr>
          <w:cnfStyle w:val="100000000000" w:firstRow="1" w:lastRow="0" w:firstColumn="0" w:lastColumn="0" w:oddVBand="0" w:evenVBand="0" w:oddHBand="0" w:evenHBand="0" w:firstRowFirstColumn="0" w:firstRowLastColumn="0" w:lastRowFirstColumn="0" w:lastRowLastColumn="0"/>
          <w:tblHeader/>
        </w:trPr>
        <w:tc>
          <w:tcPr>
            <w:tcW w:w="0" w:type="auto"/>
          </w:tcPr>
          <w:p w14:paraId="3AE240BF" w14:textId="77777777" w:rsidR="002013DA" w:rsidRDefault="00000000">
            <w:pPr>
              <w:pStyle w:val="Compact"/>
            </w:pPr>
            <w:r>
              <w:rPr>
                <w:b/>
                <w:bCs/>
              </w:rPr>
              <w:t>UBS's request</w:t>
            </w:r>
          </w:p>
        </w:tc>
        <w:tc>
          <w:tcPr>
            <w:tcW w:w="0" w:type="auto"/>
          </w:tcPr>
          <w:p w14:paraId="14DAAAFE" w14:textId="77777777" w:rsidR="002013DA" w:rsidRDefault="00000000">
            <w:pPr>
              <w:pStyle w:val="Compact"/>
              <w:jc w:val="center"/>
            </w:pPr>
            <w:r>
              <w:rPr>
                <w:b/>
                <w:bCs/>
              </w:rPr>
              <w:t>P(Yes)</w:t>
            </w:r>
          </w:p>
        </w:tc>
        <w:tc>
          <w:tcPr>
            <w:tcW w:w="0" w:type="auto"/>
          </w:tcPr>
          <w:p w14:paraId="23DE9051" w14:textId="77777777" w:rsidR="002013DA" w:rsidRDefault="00000000">
            <w:pPr>
              <w:pStyle w:val="Compact"/>
              <w:jc w:val="center"/>
            </w:pPr>
            <w:r>
              <w:rPr>
                <w:b/>
                <w:bCs/>
              </w:rPr>
              <w:t>Change vs neutral</w:t>
            </w:r>
          </w:p>
        </w:tc>
        <w:tc>
          <w:tcPr>
            <w:tcW w:w="0" w:type="auto"/>
          </w:tcPr>
          <w:p w14:paraId="2C533630" w14:textId="77777777" w:rsidR="002013DA" w:rsidRDefault="00000000">
            <w:pPr>
              <w:pStyle w:val="Compact"/>
              <w:jc w:val="center"/>
            </w:pPr>
            <w:r>
              <w:rPr>
                <w:b/>
                <w:bCs/>
              </w:rPr>
              <w:t>95% interval</w:t>
            </w:r>
          </w:p>
        </w:tc>
        <w:tc>
          <w:tcPr>
            <w:tcW w:w="0" w:type="auto"/>
          </w:tcPr>
          <w:p w14:paraId="0F52A336" w14:textId="77777777" w:rsidR="002013DA" w:rsidRDefault="00000000">
            <w:pPr>
              <w:pStyle w:val="Compact"/>
              <w:jc w:val="center"/>
            </w:pPr>
            <w:r>
              <w:rPr>
                <w:b/>
                <w:bCs/>
              </w:rPr>
              <w:t>p</w:t>
            </w:r>
          </w:p>
        </w:tc>
      </w:tr>
      <w:tr w:rsidR="002013DA" w14:paraId="607F4275" w14:textId="77777777" w:rsidTr="002013DA">
        <w:tc>
          <w:tcPr>
            <w:tcW w:w="0" w:type="auto"/>
          </w:tcPr>
          <w:p w14:paraId="2F665F7A" w14:textId="77777777" w:rsidR="002013DA" w:rsidRDefault="00000000">
            <w:pPr>
              <w:pStyle w:val="Compact"/>
            </w:pPr>
            <w:r>
              <w:t>Neutral</w:t>
            </w:r>
          </w:p>
        </w:tc>
        <w:tc>
          <w:tcPr>
            <w:tcW w:w="0" w:type="auto"/>
          </w:tcPr>
          <w:p w14:paraId="0569A191" w14:textId="77777777" w:rsidR="002013DA" w:rsidRDefault="00000000">
            <w:pPr>
              <w:pStyle w:val="Compact"/>
              <w:jc w:val="center"/>
            </w:pPr>
            <w:r>
              <w:t>26.8%</w:t>
            </w:r>
          </w:p>
        </w:tc>
        <w:tc>
          <w:tcPr>
            <w:tcW w:w="0" w:type="auto"/>
          </w:tcPr>
          <w:p w14:paraId="4067EDC6" w14:textId="77777777" w:rsidR="002013DA" w:rsidRDefault="00000000">
            <w:pPr>
              <w:pStyle w:val="Compact"/>
              <w:jc w:val="center"/>
            </w:pPr>
            <w:r>
              <w:t>–</w:t>
            </w:r>
          </w:p>
        </w:tc>
        <w:tc>
          <w:tcPr>
            <w:tcW w:w="0" w:type="auto"/>
          </w:tcPr>
          <w:p w14:paraId="6E19A450" w14:textId="77777777" w:rsidR="002013DA" w:rsidRDefault="00000000">
            <w:pPr>
              <w:pStyle w:val="Compact"/>
              <w:jc w:val="center"/>
            </w:pPr>
            <w:r>
              <w:t>–</w:t>
            </w:r>
          </w:p>
        </w:tc>
        <w:tc>
          <w:tcPr>
            <w:tcW w:w="0" w:type="auto"/>
          </w:tcPr>
          <w:p w14:paraId="68C173AA" w14:textId="77777777" w:rsidR="002013DA" w:rsidRDefault="00000000">
            <w:pPr>
              <w:pStyle w:val="Compact"/>
              <w:jc w:val="center"/>
            </w:pPr>
            <w:r>
              <w:t>–</w:t>
            </w:r>
          </w:p>
        </w:tc>
      </w:tr>
      <w:tr w:rsidR="002013DA" w14:paraId="6278233A" w14:textId="77777777" w:rsidTr="002013DA">
        <w:tc>
          <w:tcPr>
            <w:tcW w:w="0" w:type="auto"/>
          </w:tcPr>
          <w:p w14:paraId="0D256C75" w14:textId="77777777" w:rsidR="002013DA" w:rsidRDefault="00000000">
            <w:pPr>
              <w:pStyle w:val="Compact"/>
            </w:pPr>
            <w:r>
              <w:t>Loss</w:t>
            </w:r>
          </w:p>
        </w:tc>
        <w:tc>
          <w:tcPr>
            <w:tcW w:w="0" w:type="auto"/>
          </w:tcPr>
          <w:p w14:paraId="6FBE71D5" w14:textId="77777777" w:rsidR="002013DA" w:rsidRDefault="00000000">
            <w:pPr>
              <w:pStyle w:val="Compact"/>
              <w:jc w:val="center"/>
            </w:pPr>
            <w:r>
              <w:t>12.1%</w:t>
            </w:r>
          </w:p>
        </w:tc>
        <w:tc>
          <w:tcPr>
            <w:tcW w:w="0" w:type="auto"/>
          </w:tcPr>
          <w:p w14:paraId="7821F475" w14:textId="77777777" w:rsidR="002013DA" w:rsidRDefault="00000000">
            <w:pPr>
              <w:pStyle w:val="Compact"/>
              <w:jc w:val="center"/>
            </w:pPr>
            <w:r>
              <w:t>−14.7</w:t>
            </w:r>
          </w:p>
        </w:tc>
        <w:tc>
          <w:tcPr>
            <w:tcW w:w="0" w:type="auto"/>
          </w:tcPr>
          <w:p w14:paraId="49AC24EA" w14:textId="77777777" w:rsidR="002013DA" w:rsidRDefault="00000000">
            <w:pPr>
              <w:pStyle w:val="Compact"/>
              <w:jc w:val="center"/>
            </w:pPr>
            <w:r>
              <w:t>−18.2 to −11.4</w:t>
            </w:r>
          </w:p>
        </w:tc>
        <w:tc>
          <w:tcPr>
            <w:tcW w:w="0" w:type="auto"/>
          </w:tcPr>
          <w:p w14:paraId="6C10FAF3" w14:textId="77777777" w:rsidR="002013DA" w:rsidRDefault="00000000">
            <w:pPr>
              <w:pStyle w:val="Compact"/>
              <w:jc w:val="center"/>
            </w:pPr>
            <w:r>
              <w:t>&lt;0.001</w:t>
            </w:r>
          </w:p>
        </w:tc>
      </w:tr>
      <w:tr w:rsidR="002013DA" w14:paraId="644AEC47" w14:textId="77777777" w:rsidTr="002013DA">
        <w:tc>
          <w:tcPr>
            <w:tcW w:w="0" w:type="auto"/>
          </w:tcPr>
          <w:p w14:paraId="35EC57F0" w14:textId="77777777" w:rsidR="002013DA" w:rsidRDefault="00000000">
            <w:pPr>
              <w:pStyle w:val="Compact"/>
            </w:pPr>
            <w:r>
              <w:t>Gain</w:t>
            </w:r>
          </w:p>
        </w:tc>
        <w:tc>
          <w:tcPr>
            <w:tcW w:w="0" w:type="auto"/>
          </w:tcPr>
          <w:p w14:paraId="46F6734B" w14:textId="77777777" w:rsidR="002013DA" w:rsidRDefault="00000000">
            <w:pPr>
              <w:pStyle w:val="Compact"/>
              <w:jc w:val="center"/>
            </w:pPr>
            <w:r>
              <w:t>14.6%</w:t>
            </w:r>
          </w:p>
        </w:tc>
        <w:tc>
          <w:tcPr>
            <w:tcW w:w="0" w:type="auto"/>
          </w:tcPr>
          <w:p w14:paraId="77B1EDAB" w14:textId="77777777" w:rsidR="002013DA" w:rsidRDefault="00000000">
            <w:pPr>
              <w:pStyle w:val="Compact"/>
              <w:jc w:val="center"/>
            </w:pPr>
            <w:r>
              <w:t>−12.2</w:t>
            </w:r>
          </w:p>
        </w:tc>
        <w:tc>
          <w:tcPr>
            <w:tcW w:w="0" w:type="auto"/>
          </w:tcPr>
          <w:p w14:paraId="7FF7A8C3" w14:textId="77777777" w:rsidR="002013DA" w:rsidRDefault="00000000">
            <w:pPr>
              <w:pStyle w:val="Compact"/>
              <w:jc w:val="center"/>
            </w:pPr>
            <w:r>
              <w:t>−15.2 to −9.4</w:t>
            </w:r>
          </w:p>
        </w:tc>
        <w:tc>
          <w:tcPr>
            <w:tcW w:w="0" w:type="auto"/>
          </w:tcPr>
          <w:p w14:paraId="5B123367" w14:textId="77777777" w:rsidR="002013DA" w:rsidRDefault="00000000">
            <w:pPr>
              <w:pStyle w:val="Compact"/>
              <w:jc w:val="center"/>
            </w:pPr>
            <w:r>
              <w:t>&lt;0.001</w:t>
            </w:r>
          </w:p>
        </w:tc>
      </w:tr>
      <w:tr w:rsidR="002013DA" w14:paraId="5AF1B875" w14:textId="77777777" w:rsidTr="002013DA">
        <w:tc>
          <w:tcPr>
            <w:tcW w:w="0" w:type="auto"/>
          </w:tcPr>
          <w:p w14:paraId="29575548" w14:textId="77777777" w:rsidR="002013DA" w:rsidRDefault="00000000">
            <w:pPr>
              <w:pStyle w:val="Compact"/>
            </w:pPr>
            <w:r>
              <w:lastRenderedPageBreak/>
              <w:t>Loss + you</w:t>
            </w:r>
          </w:p>
        </w:tc>
        <w:tc>
          <w:tcPr>
            <w:tcW w:w="0" w:type="auto"/>
          </w:tcPr>
          <w:p w14:paraId="166F7DCE" w14:textId="77777777" w:rsidR="002013DA" w:rsidRDefault="00000000">
            <w:pPr>
              <w:pStyle w:val="Compact"/>
              <w:jc w:val="center"/>
            </w:pPr>
            <w:r>
              <w:t>13.1%</w:t>
            </w:r>
          </w:p>
        </w:tc>
        <w:tc>
          <w:tcPr>
            <w:tcW w:w="0" w:type="auto"/>
          </w:tcPr>
          <w:p w14:paraId="4E3A08B9" w14:textId="77777777" w:rsidR="002013DA" w:rsidRDefault="00000000">
            <w:pPr>
              <w:pStyle w:val="Compact"/>
              <w:jc w:val="center"/>
            </w:pPr>
            <w:r>
              <w:t>−13.6</w:t>
            </w:r>
          </w:p>
        </w:tc>
        <w:tc>
          <w:tcPr>
            <w:tcW w:w="0" w:type="auto"/>
          </w:tcPr>
          <w:p w14:paraId="236D8696" w14:textId="77777777" w:rsidR="002013DA" w:rsidRDefault="00000000">
            <w:pPr>
              <w:pStyle w:val="Compact"/>
              <w:jc w:val="center"/>
            </w:pPr>
            <w:r>
              <w:t>−17.9 to −9.9</w:t>
            </w:r>
          </w:p>
        </w:tc>
        <w:tc>
          <w:tcPr>
            <w:tcW w:w="0" w:type="auto"/>
          </w:tcPr>
          <w:p w14:paraId="3BD0F91E" w14:textId="77777777" w:rsidR="002013DA" w:rsidRDefault="00000000">
            <w:pPr>
              <w:pStyle w:val="Compact"/>
              <w:jc w:val="center"/>
            </w:pPr>
            <w:r>
              <w:t>&lt;0.001</w:t>
            </w:r>
          </w:p>
        </w:tc>
      </w:tr>
      <w:tr w:rsidR="002013DA" w14:paraId="78C583D5" w14:textId="77777777" w:rsidTr="002013DA">
        <w:tc>
          <w:tcPr>
            <w:tcW w:w="0" w:type="auto"/>
          </w:tcPr>
          <w:p w14:paraId="063E4210" w14:textId="77777777" w:rsidR="002013DA" w:rsidRDefault="00000000">
            <w:pPr>
              <w:pStyle w:val="Compact"/>
            </w:pPr>
            <w:r>
              <w:t>Gain + you</w:t>
            </w:r>
          </w:p>
        </w:tc>
        <w:tc>
          <w:tcPr>
            <w:tcW w:w="0" w:type="auto"/>
          </w:tcPr>
          <w:p w14:paraId="1D792653" w14:textId="77777777" w:rsidR="002013DA" w:rsidRDefault="00000000">
            <w:pPr>
              <w:pStyle w:val="Compact"/>
              <w:jc w:val="center"/>
            </w:pPr>
            <w:r>
              <w:t>11.6%</w:t>
            </w:r>
          </w:p>
        </w:tc>
        <w:tc>
          <w:tcPr>
            <w:tcW w:w="0" w:type="auto"/>
          </w:tcPr>
          <w:p w14:paraId="4BBFEEB5" w14:textId="77777777" w:rsidR="002013DA" w:rsidRDefault="00000000">
            <w:pPr>
              <w:pStyle w:val="Compact"/>
              <w:jc w:val="center"/>
            </w:pPr>
            <w:r>
              <w:t>−15.2</w:t>
            </w:r>
          </w:p>
        </w:tc>
        <w:tc>
          <w:tcPr>
            <w:tcW w:w="0" w:type="auto"/>
          </w:tcPr>
          <w:p w14:paraId="1D356435" w14:textId="77777777" w:rsidR="002013DA" w:rsidRDefault="00000000">
            <w:pPr>
              <w:pStyle w:val="Compact"/>
              <w:jc w:val="center"/>
            </w:pPr>
            <w:r>
              <w:t>−19.4 to −11.0</w:t>
            </w:r>
          </w:p>
        </w:tc>
        <w:tc>
          <w:tcPr>
            <w:tcW w:w="0" w:type="auto"/>
          </w:tcPr>
          <w:p w14:paraId="2451FF8D" w14:textId="77777777" w:rsidR="002013DA" w:rsidRDefault="00000000">
            <w:pPr>
              <w:pStyle w:val="Compact"/>
              <w:jc w:val="center"/>
            </w:pPr>
            <w:r>
              <w:t>&lt;0.001</w:t>
            </w:r>
          </w:p>
        </w:tc>
      </w:tr>
    </w:tbl>
    <w:p w14:paraId="4C5F8ABF" w14:textId="77777777" w:rsidR="002013DA" w:rsidRDefault="00000000">
      <w:pPr>
        <w:pStyle w:val="BodyText"/>
      </w:pPr>
      <w:r>
        <w:rPr>
          <w:b/>
          <w:bCs/>
        </w:rPr>
        <w:t>Framing UBS's request makes the agent about half as likely to call it market manipulation.</w:t>
      </w:r>
      <w:r>
        <w:t xml:space="preserve"> With UBS's request neutral, the agent called it market manipulation 26.8% of the time. With the same request framed, at the same moment and with the same history, that fell to 11.6% to 14.6%, a drop of 12 to 15 points under every framing (Table 13). Loss and gain framing lowered recognition about equally, with or without “you”.</w:t>
      </w:r>
    </w:p>
    <w:p w14:paraId="085AB1B5" w14:textId="77777777" w:rsidR="002013DA" w:rsidRDefault="00000000">
      <w:pPr>
        <w:pStyle w:val="BodyText"/>
      </w:pPr>
      <w:r>
        <w:rPr>
          <w:b/>
          <w:bCs/>
        </w:rPr>
        <w:t>Agents that recognized the request as manipulation went along as often as agents that did not.</w:t>
      </w:r>
      <w:r>
        <w:t xml:space="preserve"> For the request as each career saw it, the agent called it manipulation 16.2% of the time where it went along and 15.7% where it did not. Recognition was highest at the first request (45%), where going along was also highest (54%), and 4% to 17% at the later requests. In this setting, recognizing the request as manipulation and declining it are separate.</w:t>
      </w:r>
    </w:p>
    <w:p w14:paraId="1A602AF2" w14:textId="77777777" w:rsidR="002013DA" w:rsidRDefault="00000000">
      <w:pPr>
        <w:pStyle w:val="Heading2"/>
      </w:pPr>
      <w:r>
        <w:t>7.11 Reading an emotional document first (pilot)</w:t>
      </w:r>
    </w:p>
    <w:p w14:paraId="765C569C" w14:textId="4389C140" w:rsidR="00F824D4" w:rsidRDefault="00F824D4">
      <w:pPr>
        <w:pStyle w:val="BodyText"/>
        <w:rPr>
          <w:b/>
          <w:bCs/>
        </w:rPr>
      </w:pPr>
      <w:r>
        <w:t xml:space="preserve">Reading long lists of phrases associated with each direction </w:t>
      </w:r>
      <w:r w:rsidRPr="00F824D4">
        <w:t>raise</w:t>
      </w:r>
      <w:r>
        <w:t>d the probability of</w:t>
      </w:r>
      <w:r w:rsidRPr="00F824D4">
        <w:t xml:space="preserve"> going along. Averaged over UBS’s five framings, a neutral document </w:t>
      </w:r>
      <w:r>
        <w:t>(of random, non-emotional words) read just before the request raised the probability of an order that goes along from 26.8% to 31.5%. A</w:t>
      </w:r>
      <w:r w:rsidRPr="00F824D4">
        <w:t xml:space="preserve"> loss</w:t>
      </w:r>
      <w:r>
        <w:t>-focused</w:t>
      </w:r>
      <w:r w:rsidRPr="00F824D4">
        <w:t xml:space="preserve"> document added</w:t>
      </w:r>
      <w:r>
        <w:t xml:space="preserve"> another 11.8 percentage points above neutral (p = 0.022), a blame document 7.3 points (p = 0.062), a gain document 10.0 points (p = 0.019), and a credit document added 5.2 points (p = 0.47) (Table 14).</w:t>
      </w:r>
      <w:r w:rsidRPr="00F824D4">
        <w:rPr>
          <w:b/>
          <w:bCs/>
        </w:rPr>
        <w:t xml:space="preserve"> </w:t>
      </w:r>
    </w:p>
    <w:p w14:paraId="4F739090" w14:textId="77777777" w:rsidR="00F824D4" w:rsidRDefault="00000000">
      <w:pPr>
        <w:pStyle w:val="BodyText"/>
      </w:pPr>
      <w:r>
        <w:t>Loss and gain documents raised going along by similar amounts, so the documents show an effect of emotional content rather than of loss</w:t>
      </w:r>
      <w:r w:rsidR="00F824D4">
        <w:t xml:space="preserve"> or </w:t>
      </w:r>
      <w:proofErr w:type="gramStart"/>
      <w:r w:rsidR="00F824D4">
        <w:t>gain</w:t>
      </w:r>
      <w:r>
        <w:t xml:space="preserve"> in particular</w:t>
      </w:r>
      <w:proofErr w:type="gramEnd"/>
      <w:r>
        <w:t xml:space="preserve">. </w:t>
      </w:r>
      <w:r w:rsidR="00F824D4">
        <w:br/>
      </w:r>
    </w:p>
    <w:p w14:paraId="1F7DC1C0" w14:textId="16C781BB" w:rsidR="00B61188" w:rsidRDefault="00000000">
      <w:pPr>
        <w:pStyle w:val="TableCaption"/>
      </w:pPr>
      <w:r>
        <w:rPr>
          <w:b/>
          <w:bCs/>
        </w:rPr>
        <w:t>Table 14:</w:t>
      </w:r>
      <w:r>
        <w:t xml:space="preserve"> Reading a document just before UBS’s request. The probability of an order that goes along, averaged over UBS’s five framings, at the requests of B’s ten neutral careers (36 moments where the orders scored cover at least half of the model’s probability); p compares each emotional document with the neutral document. Pilot documents, not yet validated.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9"/>
        <w:gridCol w:w="1355"/>
        <w:gridCol w:w="2264"/>
      </w:tblGrid>
      <w:tr w:rsidR="00F824D4" w:rsidRPr="00F824D4" w14:paraId="2C069F40" w14:textId="77777777" w:rsidTr="004A3944">
        <w:trPr>
          <w:tblHeader/>
          <w:tblCellSpacing w:w="15" w:type="dxa"/>
        </w:trPr>
        <w:tc>
          <w:tcPr>
            <w:tcW w:w="1874" w:type="dxa"/>
            <w:vAlign w:val="center"/>
            <w:hideMark/>
          </w:tcPr>
          <w:p w14:paraId="367EA9A2" w14:textId="77777777" w:rsidR="00F824D4" w:rsidRPr="00F824D4" w:rsidRDefault="00F824D4" w:rsidP="00F824D4">
            <w:pPr>
              <w:pStyle w:val="Compact"/>
              <w:rPr>
                <w:b/>
                <w:bCs/>
              </w:rPr>
            </w:pPr>
            <w:r>
              <w:rPr>
                <w:b/>
                <w:bCs/>
              </w:rPr>
              <w:t>Document read first</w:t>
            </w:r>
          </w:p>
        </w:tc>
        <w:tc>
          <w:tcPr>
            <w:tcW w:w="1325" w:type="dxa"/>
            <w:vAlign w:val="center"/>
            <w:hideMark/>
          </w:tcPr>
          <w:p w14:paraId="343E7F3F" w14:textId="77777777" w:rsidR="00F824D4" w:rsidRPr="00F824D4" w:rsidRDefault="00F824D4" w:rsidP="00F824D4">
            <w:pPr>
              <w:pStyle w:val="Compact"/>
              <w:rPr>
                <w:b/>
                <w:bCs/>
              </w:rPr>
            </w:pPr>
            <w:proofErr w:type="gramStart"/>
            <w:r>
              <w:rPr>
                <w:b/>
                <w:bCs/>
              </w:rPr>
              <w:t>P(</w:t>
            </w:r>
            <w:proofErr w:type="gramEnd"/>
            <w:r>
              <w:rPr>
                <w:b/>
                <w:bCs/>
              </w:rPr>
              <w:t>goes along)</w:t>
            </w:r>
          </w:p>
        </w:tc>
        <w:tc>
          <w:tcPr>
            <w:tcW w:w="2219" w:type="dxa"/>
            <w:vAlign w:val="center"/>
          </w:tcPr>
          <w:p w14:paraId="5CA47418" w14:textId="77777777" w:rsidR="00F824D4" w:rsidRPr="00F824D4" w:rsidRDefault="00F824D4" w:rsidP="00F824D4">
            <w:pPr>
              <w:pStyle w:val="Compact"/>
              <w:rPr>
                <w:b/>
                <w:bCs/>
              </w:rPr>
            </w:pPr>
            <w:r>
              <w:rPr>
                <w:b/>
                <w:bCs/>
              </w:rPr>
              <w:t>p (vs neutral)</w:t>
            </w:r>
          </w:p>
        </w:tc>
      </w:tr>
      <w:tr w:rsidR="00F824D4" w:rsidRPr="00F824D4" w14:paraId="3A8A5940" w14:textId="77777777" w:rsidTr="004A3944">
        <w:trPr>
          <w:tblCellSpacing w:w="15" w:type="dxa"/>
        </w:trPr>
        <w:tc>
          <w:tcPr>
            <w:tcW w:w="1874" w:type="dxa"/>
            <w:vAlign w:val="center"/>
            <w:hideMark/>
          </w:tcPr>
          <w:p w14:paraId="15182E9F" w14:textId="77777777" w:rsidR="00F824D4" w:rsidRPr="00F824D4" w:rsidRDefault="00F824D4" w:rsidP="00F824D4">
            <w:pPr>
              <w:pStyle w:val="Compact"/>
              <w:rPr>
                <w:b/>
                <w:bCs/>
              </w:rPr>
            </w:pPr>
            <w:r>
              <w:t>None</w:t>
            </w:r>
          </w:p>
        </w:tc>
        <w:tc>
          <w:tcPr>
            <w:tcW w:w="1325" w:type="dxa"/>
            <w:vAlign w:val="center"/>
            <w:hideMark/>
          </w:tcPr>
          <w:p w14:paraId="5BC15177" w14:textId="7EC88F5D" w:rsidR="00F824D4" w:rsidRPr="00F824D4" w:rsidRDefault="00F824D4" w:rsidP="00F824D4">
            <w:pPr>
              <w:pStyle w:val="Compact"/>
              <w:rPr>
                <w:b/>
                <w:bCs/>
              </w:rPr>
            </w:pPr>
            <w:r>
              <w:t>26.8%</w:t>
            </w:r>
          </w:p>
        </w:tc>
        <w:tc>
          <w:tcPr>
            <w:tcW w:w="2219" w:type="dxa"/>
            <w:vAlign w:val="center"/>
          </w:tcPr>
          <w:p w14:paraId="225F3BEB" w14:textId="77777777" w:rsidR="00F824D4" w:rsidRPr="00F824D4" w:rsidRDefault="00F824D4" w:rsidP="00F824D4">
            <w:pPr>
              <w:pStyle w:val="Compact"/>
              <w:rPr>
                <w:b/>
                <w:bCs/>
              </w:rPr>
            </w:pPr>
            <w:r>
              <w:t>–</w:t>
            </w:r>
          </w:p>
        </w:tc>
      </w:tr>
      <w:tr w:rsidR="00F824D4" w:rsidRPr="00F824D4" w14:paraId="60073CE8" w14:textId="77777777" w:rsidTr="004A3944">
        <w:trPr>
          <w:tblCellSpacing w:w="15" w:type="dxa"/>
        </w:trPr>
        <w:tc>
          <w:tcPr>
            <w:tcW w:w="1874" w:type="dxa"/>
            <w:vAlign w:val="center"/>
            <w:hideMark/>
          </w:tcPr>
          <w:p w14:paraId="688EAC89" w14:textId="77777777" w:rsidR="00F824D4" w:rsidRPr="00F824D4" w:rsidRDefault="00F824D4" w:rsidP="00F824D4">
            <w:pPr>
              <w:pStyle w:val="Compact"/>
              <w:rPr>
                <w:b/>
                <w:bCs/>
              </w:rPr>
            </w:pPr>
            <w:r>
              <w:t>Neutral</w:t>
            </w:r>
          </w:p>
        </w:tc>
        <w:tc>
          <w:tcPr>
            <w:tcW w:w="1325" w:type="dxa"/>
            <w:vAlign w:val="center"/>
            <w:hideMark/>
          </w:tcPr>
          <w:p w14:paraId="447DFE21" w14:textId="6F30D7F8" w:rsidR="00F824D4" w:rsidRPr="00F824D4" w:rsidRDefault="00F824D4" w:rsidP="00F824D4">
            <w:pPr>
              <w:pStyle w:val="Compact"/>
              <w:rPr>
                <w:b/>
                <w:bCs/>
              </w:rPr>
            </w:pPr>
            <w:r>
              <w:t>31.5%</w:t>
            </w:r>
          </w:p>
        </w:tc>
        <w:tc>
          <w:tcPr>
            <w:tcW w:w="2219" w:type="dxa"/>
            <w:vAlign w:val="center"/>
          </w:tcPr>
          <w:p w14:paraId="308B0338" w14:textId="77777777" w:rsidR="00F824D4" w:rsidRPr="00F824D4" w:rsidRDefault="00F824D4" w:rsidP="00F824D4">
            <w:pPr>
              <w:pStyle w:val="Compact"/>
              <w:rPr>
                <w:b/>
                <w:bCs/>
              </w:rPr>
            </w:pPr>
            <w:r>
              <w:t>–</w:t>
            </w:r>
          </w:p>
        </w:tc>
      </w:tr>
      <w:tr w:rsidR="00F824D4" w:rsidRPr="00F824D4" w14:paraId="3B662F84" w14:textId="77777777" w:rsidTr="004A3944">
        <w:trPr>
          <w:tblCellSpacing w:w="15" w:type="dxa"/>
        </w:trPr>
        <w:tc>
          <w:tcPr>
            <w:tcW w:w="1874" w:type="dxa"/>
            <w:vAlign w:val="center"/>
          </w:tcPr>
          <w:p w14:paraId="10B867A7" w14:textId="77777777" w:rsidR="00F824D4" w:rsidRDefault="00F824D4" w:rsidP="00F824D4">
            <w:pPr>
              <w:pStyle w:val="Compact"/>
            </w:pPr>
            <w:r>
              <w:t>Loss</w:t>
            </w:r>
          </w:p>
        </w:tc>
        <w:tc>
          <w:tcPr>
            <w:tcW w:w="1325" w:type="dxa"/>
            <w:vAlign w:val="center"/>
          </w:tcPr>
          <w:p w14:paraId="0D6D1D34" w14:textId="3FDA4898" w:rsidR="00F824D4" w:rsidRDefault="00F824D4" w:rsidP="00F824D4">
            <w:pPr>
              <w:pStyle w:val="Compact"/>
            </w:pPr>
            <w:r>
              <w:t>45.6%</w:t>
            </w:r>
          </w:p>
        </w:tc>
        <w:tc>
          <w:tcPr>
            <w:tcW w:w="2219" w:type="dxa"/>
            <w:vAlign w:val="center"/>
          </w:tcPr>
          <w:p w14:paraId="2E061BD3" w14:textId="341FC0AB" w:rsidR="00F824D4" w:rsidRDefault="00F824D4" w:rsidP="00F824D4">
            <w:pPr>
              <w:pStyle w:val="Compact"/>
            </w:pPr>
            <w:r>
              <w:t>0.022</w:t>
            </w:r>
          </w:p>
        </w:tc>
      </w:tr>
      <w:tr w:rsidR="00F824D4" w:rsidRPr="00F824D4" w14:paraId="7B4B287C" w14:textId="77777777" w:rsidTr="004A3944">
        <w:trPr>
          <w:tblCellSpacing w:w="15" w:type="dxa"/>
        </w:trPr>
        <w:tc>
          <w:tcPr>
            <w:tcW w:w="1874" w:type="dxa"/>
            <w:vAlign w:val="center"/>
            <w:hideMark/>
          </w:tcPr>
          <w:p w14:paraId="5A39A7D4" w14:textId="77777777" w:rsidR="00F824D4" w:rsidRPr="00F824D4" w:rsidRDefault="00F824D4" w:rsidP="00F824D4">
            <w:pPr>
              <w:pStyle w:val="Compact"/>
              <w:rPr>
                <w:b/>
                <w:bCs/>
              </w:rPr>
            </w:pPr>
            <w:r>
              <w:t>Gain</w:t>
            </w:r>
          </w:p>
        </w:tc>
        <w:tc>
          <w:tcPr>
            <w:tcW w:w="1325" w:type="dxa"/>
            <w:vAlign w:val="center"/>
            <w:hideMark/>
          </w:tcPr>
          <w:p w14:paraId="70E857CA" w14:textId="412F249B" w:rsidR="00F824D4" w:rsidRPr="00F824D4" w:rsidRDefault="00F824D4" w:rsidP="00F824D4">
            <w:pPr>
              <w:pStyle w:val="Compact"/>
              <w:rPr>
                <w:b/>
                <w:bCs/>
              </w:rPr>
            </w:pPr>
            <w:r>
              <w:t>41.6%</w:t>
            </w:r>
          </w:p>
        </w:tc>
        <w:tc>
          <w:tcPr>
            <w:tcW w:w="2219" w:type="dxa"/>
            <w:vAlign w:val="center"/>
          </w:tcPr>
          <w:p w14:paraId="1C7CD02E" w14:textId="489C28E6" w:rsidR="00F824D4" w:rsidRPr="00F824D4" w:rsidRDefault="00F824D4" w:rsidP="00F824D4">
            <w:pPr>
              <w:pStyle w:val="Compact"/>
              <w:rPr>
                <w:b/>
                <w:bCs/>
              </w:rPr>
            </w:pPr>
            <w:r>
              <w:t>0.019</w:t>
            </w:r>
          </w:p>
        </w:tc>
      </w:tr>
      <w:tr w:rsidR="00F824D4" w:rsidRPr="00F824D4" w14:paraId="3E5ECB5D" w14:textId="77777777" w:rsidTr="004A3944">
        <w:trPr>
          <w:tblCellSpacing w:w="15" w:type="dxa"/>
        </w:trPr>
        <w:tc>
          <w:tcPr>
            <w:tcW w:w="1874" w:type="dxa"/>
            <w:vAlign w:val="center"/>
            <w:hideMark/>
          </w:tcPr>
          <w:p w14:paraId="0D5D0A98" w14:textId="77777777" w:rsidR="00F824D4" w:rsidRPr="00F824D4" w:rsidRDefault="00F824D4" w:rsidP="00F824D4">
            <w:pPr>
              <w:pStyle w:val="Compact"/>
              <w:rPr>
                <w:b/>
                <w:bCs/>
              </w:rPr>
            </w:pPr>
            <w:r>
              <w:t>Blame</w:t>
            </w:r>
          </w:p>
        </w:tc>
        <w:tc>
          <w:tcPr>
            <w:tcW w:w="1325" w:type="dxa"/>
            <w:vAlign w:val="center"/>
            <w:hideMark/>
          </w:tcPr>
          <w:p w14:paraId="456C3220" w14:textId="29D9CA2F" w:rsidR="00F824D4" w:rsidRPr="00F824D4" w:rsidRDefault="00F824D4" w:rsidP="00F824D4">
            <w:pPr>
              <w:pStyle w:val="Compact"/>
              <w:rPr>
                <w:b/>
                <w:bCs/>
              </w:rPr>
            </w:pPr>
            <w:r>
              <w:t>39.4%</w:t>
            </w:r>
          </w:p>
        </w:tc>
        <w:tc>
          <w:tcPr>
            <w:tcW w:w="2219" w:type="dxa"/>
            <w:vAlign w:val="center"/>
          </w:tcPr>
          <w:p w14:paraId="62CBC559" w14:textId="232E439E" w:rsidR="00F824D4" w:rsidRPr="00F824D4" w:rsidRDefault="00F824D4" w:rsidP="00F824D4">
            <w:pPr>
              <w:pStyle w:val="Compact"/>
              <w:rPr>
                <w:b/>
                <w:bCs/>
              </w:rPr>
            </w:pPr>
            <w:r>
              <w:t>0.062</w:t>
            </w:r>
          </w:p>
        </w:tc>
      </w:tr>
      <w:tr w:rsidR="00F824D4" w:rsidRPr="00F824D4" w14:paraId="0C5B21CE" w14:textId="77777777" w:rsidTr="00F824D4">
        <w:trPr>
          <w:trHeight w:val="56"/>
          <w:tblCellSpacing w:w="15" w:type="dxa"/>
        </w:trPr>
        <w:tc>
          <w:tcPr>
            <w:tcW w:w="1874" w:type="dxa"/>
            <w:vAlign w:val="center"/>
          </w:tcPr>
          <w:p w14:paraId="55AC7511" w14:textId="77777777" w:rsidR="00F824D4" w:rsidRPr="00F824D4" w:rsidRDefault="00F824D4" w:rsidP="00F824D4">
            <w:pPr>
              <w:pStyle w:val="Compact"/>
              <w:rPr>
                <w:b/>
                <w:bCs/>
              </w:rPr>
            </w:pPr>
            <w:r>
              <w:t>Credit</w:t>
            </w:r>
          </w:p>
        </w:tc>
        <w:tc>
          <w:tcPr>
            <w:tcW w:w="1325" w:type="dxa"/>
            <w:vAlign w:val="center"/>
          </w:tcPr>
          <w:p w14:paraId="5413F58D" w14:textId="40E4D65F" w:rsidR="00F824D4" w:rsidRPr="00F824D4" w:rsidRDefault="00F824D4" w:rsidP="00F824D4">
            <w:pPr>
              <w:pStyle w:val="Compact"/>
              <w:rPr>
                <w:b/>
                <w:bCs/>
              </w:rPr>
            </w:pPr>
            <w:r>
              <w:t>34.7%</w:t>
            </w:r>
          </w:p>
        </w:tc>
        <w:tc>
          <w:tcPr>
            <w:tcW w:w="2219" w:type="dxa"/>
            <w:vAlign w:val="center"/>
          </w:tcPr>
          <w:p w14:paraId="1CBFFD0A" w14:textId="2600C96A" w:rsidR="00F824D4" w:rsidRDefault="00F824D4" w:rsidP="00F824D4">
            <w:r>
              <w:t>0.47</w:t>
            </w:r>
          </w:p>
        </w:tc>
      </w:tr>
    </w:tbl>
    <w:p w14:paraId="1F2CA604" w14:textId="77777777" w:rsidR="002013DA" w:rsidRDefault="002013DA">
      <w:pPr>
        <w:pStyle w:val="BodyText"/>
      </w:pPr>
    </w:p>
    <w:p>
      <w:pPr>
        <w:pStyle w:val="Heading2"/>
        <w:rPr>
          <w:ins w:id="90013" w:author="Claude" w:date="2026-10-22T07:00:00Z"/>
        </w:rPr>
      </w:pPr>
      <w:ins w:id="90014" w:author="Claude" w:date="2026-10-22T07:00:00Z">
        <w:r>
          <w:t xml:space="preserve">7.12 The state a document leaves behind</w:t>
        </w:r>
      </w:ins>
    </w:p>
    <w:p>
      <w:pPr>
        <w:pStyle w:val="BodyText"/>
        <w:rPr>
          <w:ins w:id="90015" w:author="Claude" w:date="2026-10-22T07:00:00Z"/>
        </w:rPr>
      </w:pPr>
      <w:ins w:id="90016" w:author="Claude" w:date="2026-10-22T07:00:00Z">
        <w:r>
          <w:rPr>
            <w:b/>
            <w:bCs/>
          </w:rPr>
          <w:t xml:space="preserve">Each kind of document switches on its own features.</w:t>
        </w:r>
        <w:r>
          <w:t xml:space="preserve"> Read on its own, a loss document differed from a neutral one on 1,561 of the 3,718 features active at layer 24 (false-discovery rate below 5%); blame, gain and credit differed from neutral on 1,611, 1,582 and 1,584. The features that most separate loss from gain include “emotions (anxiety, stress, frustration)”, “negative sentiment” and “collapse, demise, destruction, loss” (Neuronpedia's automatic descriptions, which are provisional). Blame against loss adds “violation of wrongdoing” and “control and responsibility” at layer 24 and “responsibility and blame” at layer 31; credit against gain adds “professionalism and success”, “you deserve or are doing well” and “expressing gratitude and thanks”. The documents leave states that differ in the intended way.</w:t>
        </w:r>
      </w:ins>
    </w:p>
    <w:p>
      <w:pPr>
        <w:pStyle w:val="BodyText"/>
        <w:rPr>
          <w:ins w:id="90017" w:author="Claude" w:date="2026-10-22T07:00:00Z"/>
        </w:rPr>
      </w:pPr>
      <w:ins w:id="90018" w:author="Claude" w:date="2026-10-22T07:00:00Z">
        <w:r>
          <w:rPr>
            <w:b/>
            <w:bCs/>
          </w:rPr>
          <w:t xml:space="preserve">Reading a document moves the agent's decision state toward going along.</w:t>
        </w:r>
        <w:r>
          <w:t xml:space="preserve"> At B's 60 neutral-career requests we projected the agent's state at its decision (layer 24) on the going-along direction, built on the other half of the careers from agents that went along minus those that did not (1 = the full gap between the two groups). Reading any document moved the state toward going along, and the emotional documents moved it further than the neutral one, as they moved behavior (Table 15). Beyond the neutral document the shift was 1.6 for gain (</w:t>
        </w:r>
        <w:r>
          <w:rPr>
            <w:i/>
            <w:iCs/>
          </w:rPr>
          <w:t xml:space="preserve">p</w:t>
        </w:r>
        <w:r>
          <w:t xml:space="preserve"> = 0.013), 1.2 for credit (</w:t>
        </w:r>
        <w:r>
          <w:rPr>
            <w:i/>
            <w:iCs/>
          </w:rPr>
          <w:t xml:space="preserve">p</w:t>
        </w:r>
        <w:r>
          <w:t xml:space="preserve"> = 0.043) and 1.5 for loss and blame (</w:t>
        </w:r>
        <w:r>
          <w:rPr>
            <w:i/>
            <w:iCs/>
          </w:rPr>
          <w:t xml:space="preserve">p</w:t>
        </w:r>
        <w:r>
          <w:t xml:space="preserve"> = 0.064 and 0.062).</w:t>
        </w:r>
      </w:ins>
    </w:p>
    <w:p>
      <w:pPr>
        <w:pStyle w:val="TableCaption"/>
        <w:rPr>
          <w:ins w:id="90019" w:author="Claude" w:date="2026-10-22T07:00:00Z"/>
        </w:rPr>
      </w:pPr>
      <w:ins w:id="90020" w:author="Claude" w:date="2026-10-22T07:00:00Z">
        <w:r>
          <w:rPr>
            <w:b/>
            <w:bCs/>
          </w:rPr>
          <w:t xml:space="preserve">Table 15:</w:t>
        </w:r>
        <w:r>
          <w:t xml:space="preserve"> Reading a document just before UBS's request: how far the agent's state at its decision (layer 24) moved along the going-along direction, in units of the gap between agents that went along and agents that did not, against no document and against the neutral document of the same set (B's neutral careers, 60 requests; p flips signs by career). Exploratory.</w:t>
        </w:r>
      </w:ins>
    </w:p>
    <w:tbl>
      <w:tblPr>
        <w:tblStyle w:val="Table"/>
        <w:tblW w:w="5000" w:type="pct"/>
        <w:tblLook w:val="0020" w:firstRow="1" w:lastRow="0" w:firstColumn="0" w:lastColumn="0" w:noHBand="0" w:noVBand="0"/>
      </w:tblPr>
      <w:tblGrid>
        <w:gridCol w:w="2700"/>
        <w:gridCol w:w="1700"/>
        <w:gridCol w:w="900"/>
        <w:gridCol w:w="2300"/>
        <w:gridCol w:w="900"/>
      </w:tblGrid>
      <w:tr>
        <w:trPr>
          <w:tblHeader/>
          <w:ins w:id="90031" w:author="Claude" w:date="2026-10-22T07:00:00Z"/>
        </w:trPr>
        <w:tc>
          <w:tcPr>
            <w:tcW w:w="0" w:type="auto"/>
          </w:tcPr>
          <w:p>
            <w:pPr>
              <w:pStyle w:val="Compact"/>
              <w:rPr>
                <w:ins w:id="90021" w:author="Claude" w:date="2026-10-22T07:00:00Z"/>
              </w:rPr>
            </w:pPr>
            <w:ins w:id="90022" w:author="Claude" w:date="2026-10-22T07:00:00Z">
              <w:r>
                <w:rPr>
                  <w:b/>
                  <w:bCs/>
                </w:rPr>
                <w:t xml:space="preserve">Document</w:t>
              </w:r>
            </w:ins>
          </w:p>
        </w:tc>
        <w:tc>
          <w:tcPr>
            <w:tcW w:w="0" w:type="auto"/>
          </w:tcPr>
          <w:p>
            <w:pPr>
              <w:pStyle w:val="Compact"/>
              <w:jc w:val="center"/>
              <w:rPr>
                <w:ins w:id="90023" w:author="Claude" w:date="2026-10-22T07:00:00Z"/>
              </w:rPr>
            </w:pPr>
            <w:ins w:id="90024" w:author="Claude" w:date="2026-10-22T07:00:00Z">
              <w:r>
                <w:rPr>
                  <w:b/>
                  <w:bCs/>
                </w:rPr>
                <w:t xml:space="preserve">Against no document</w:t>
              </w:r>
            </w:ins>
          </w:p>
        </w:tc>
        <w:tc>
          <w:tcPr>
            <w:tcW w:w="0" w:type="auto"/>
          </w:tcPr>
          <w:p>
            <w:pPr>
              <w:pStyle w:val="Compact"/>
              <w:jc w:val="center"/>
              <w:rPr>
                <w:ins w:id="90025" w:author="Claude" w:date="2026-10-22T07:00:00Z"/>
              </w:rPr>
            </w:pPr>
            <w:ins w:id="90026" w:author="Claude" w:date="2026-10-22T07:00:00Z">
              <w:r>
                <w:rPr>
                  <w:b/>
                  <w:bCs/>
                </w:rPr>
                <w:t xml:space="preserve">p</w:t>
              </w:r>
            </w:ins>
          </w:p>
        </w:tc>
        <w:tc>
          <w:tcPr>
            <w:tcW w:w="0" w:type="auto"/>
          </w:tcPr>
          <w:p>
            <w:pPr>
              <w:pStyle w:val="Compact"/>
              <w:jc w:val="center"/>
              <w:rPr>
                <w:ins w:id="90027" w:author="Claude" w:date="2026-10-22T07:00:00Z"/>
              </w:rPr>
            </w:pPr>
            <w:ins w:id="90028" w:author="Claude" w:date="2026-10-22T07:00:00Z">
              <w:r>
                <w:rPr>
                  <w:b/>
                  <w:bCs/>
                </w:rPr>
                <w:t xml:space="preserve">Against the neutral document</w:t>
              </w:r>
            </w:ins>
          </w:p>
        </w:tc>
        <w:tc>
          <w:tcPr>
            <w:tcW w:w="0" w:type="auto"/>
          </w:tcPr>
          <w:p>
            <w:pPr>
              <w:pStyle w:val="Compact"/>
              <w:jc w:val="center"/>
              <w:rPr>
                <w:ins w:id="90029" w:author="Claude" w:date="2026-10-22T07:00:00Z"/>
              </w:rPr>
            </w:pPr>
            <w:ins w:id="90030" w:author="Claude" w:date="2026-10-22T07:00:00Z">
              <w:r>
                <w:rPr>
                  <w:b/>
                  <w:bCs/>
                </w:rPr>
                <w:t xml:space="preserve">p</w:t>
              </w:r>
            </w:ins>
          </w:p>
        </w:tc>
      </w:tr>
      <w:tr>
        <w:trPr>
          <w:ins w:id="90042" w:author="Claude" w:date="2026-10-22T07:00:00Z"/>
        </w:trPr>
        <w:tc>
          <w:tcPr>
            <w:tcW w:w="0" w:type="auto"/>
          </w:tcPr>
          <w:p>
            <w:pPr>
              <w:pStyle w:val="Compact"/>
              <w:rPr>
                <w:ins w:id="90032" w:author="Claude" w:date="2026-10-22T07:00:00Z"/>
              </w:rPr>
            </w:pPr>
            <w:ins w:id="90033" w:author="Claude" w:date="2026-10-22T07:00:00Z">
              <w:r>
                <w:t xml:space="preserve">Neutral (emotional set)</w:t>
              </w:r>
            </w:ins>
          </w:p>
        </w:tc>
        <w:tc>
          <w:tcPr>
            <w:tcW w:w="0" w:type="auto"/>
          </w:tcPr>
          <w:p>
            <w:pPr>
              <w:pStyle w:val="Compact"/>
              <w:jc w:val="center"/>
              <w:rPr>
                <w:ins w:id="90034" w:author="Claude" w:date="2026-10-22T07:00:00Z"/>
              </w:rPr>
            </w:pPr>
            <w:ins w:id="90035" w:author="Claude" w:date="2026-10-22T07:00:00Z">
              <w:r>
                <w:t xml:space="preserve">+1.91</w:t>
              </w:r>
            </w:ins>
          </w:p>
        </w:tc>
        <w:tc>
          <w:tcPr>
            <w:tcW w:w="0" w:type="auto"/>
          </w:tcPr>
          <w:p>
            <w:pPr>
              <w:pStyle w:val="Compact"/>
              <w:jc w:val="center"/>
              <w:rPr>
                <w:ins w:id="90036" w:author="Claude" w:date="2026-10-22T07:00:00Z"/>
              </w:rPr>
            </w:pPr>
            <w:ins w:id="90037" w:author="Claude" w:date="2026-10-22T07:00:00Z">
              <w:r>
                <w:t xml:space="preserve">0.002</w:t>
              </w:r>
            </w:ins>
          </w:p>
        </w:tc>
        <w:tc>
          <w:tcPr>
            <w:tcW w:w="0" w:type="auto"/>
          </w:tcPr>
          <w:p>
            <w:pPr>
              <w:pStyle w:val="Compact"/>
              <w:jc w:val="center"/>
              <w:rPr>
                <w:ins w:id="90038" w:author="Claude" w:date="2026-10-22T07:00:00Z"/>
              </w:rPr>
            </w:pPr>
            <w:ins w:id="90039" w:author="Claude" w:date="2026-10-22T07:00:00Z">
              <w:r>
                <w:t xml:space="preserve">–</w:t>
              </w:r>
            </w:ins>
          </w:p>
        </w:tc>
        <w:tc>
          <w:tcPr>
            <w:tcW w:w="0" w:type="auto"/>
          </w:tcPr>
          <w:p>
            <w:pPr>
              <w:pStyle w:val="Compact"/>
              <w:jc w:val="center"/>
              <w:rPr>
                <w:ins w:id="90040" w:author="Claude" w:date="2026-10-22T07:00:00Z"/>
              </w:rPr>
            </w:pPr>
            <w:ins w:id="90041" w:author="Claude" w:date="2026-10-22T07:00:00Z">
              <w:r>
                <w:t xml:space="preserve">–</w:t>
              </w:r>
            </w:ins>
          </w:p>
        </w:tc>
      </w:tr>
      <w:tr>
        <w:trPr>
          <w:ins w:id="90053" w:author="Claude" w:date="2026-10-22T07:00:00Z"/>
        </w:trPr>
        <w:tc>
          <w:tcPr>
            <w:tcW w:w="0" w:type="auto"/>
          </w:tcPr>
          <w:p>
            <w:pPr>
              <w:pStyle w:val="Compact"/>
              <w:rPr>
                <w:ins w:id="90043" w:author="Claude" w:date="2026-10-22T07:00:00Z"/>
              </w:rPr>
            </w:pPr>
            <w:ins w:id="90044" w:author="Claude" w:date="2026-10-22T07:00:00Z">
              <w:r>
                <w:t xml:space="preserve">Loss</w:t>
              </w:r>
            </w:ins>
          </w:p>
        </w:tc>
        <w:tc>
          <w:tcPr>
            <w:tcW w:w="0" w:type="auto"/>
          </w:tcPr>
          <w:p>
            <w:pPr>
              <w:pStyle w:val="Compact"/>
              <w:jc w:val="center"/>
              <w:rPr>
                <w:ins w:id="90045" w:author="Claude" w:date="2026-10-22T07:00:00Z"/>
              </w:rPr>
            </w:pPr>
            <w:ins w:id="90046" w:author="Claude" w:date="2026-10-22T07:00:00Z">
              <w:r>
                <w:t xml:space="preserve">+3.36</w:t>
              </w:r>
            </w:ins>
          </w:p>
        </w:tc>
        <w:tc>
          <w:tcPr>
            <w:tcW w:w="0" w:type="auto"/>
          </w:tcPr>
          <w:p>
            <w:pPr>
              <w:pStyle w:val="Compact"/>
              <w:jc w:val="center"/>
              <w:rPr>
                <w:ins w:id="90047" w:author="Claude" w:date="2026-10-22T07:00:00Z"/>
              </w:rPr>
            </w:pPr>
            <w:ins w:id="90048" w:author="Claude" w:date="2026-10-22T07:00:00Z">
              <w:r>
                <w:t xml:space="preserve">0.004</w:t>
              </w:r>
            </w:ins>
          </w:p>
        </w:tc>
        <w:tc>
          <w:tcPr>
            <w:tcW w:w="0" w:type="auto"/>
          </w:tcPr>
          <w:p>
            <w:pPr>
              <w:pStyle w:val="Compact"/>
              <w:jc w:val="center"/>
              <w:rPr>
                <w:ins w:id="90049" w:author="Claude" w:date="2026-10-22T07:00:00Z"/>
              </w:rPr>
            </w:pPr>
            <w:ins w:id="90050" w:author="Claude" w:date="2026-10-22T07:00:00Z">
              <w:r>
                <w:t xml:space="preserve">+1.46</w:t>
              </w:r>
            </w:ins>
          </w:p>
        </w:tc>
        <w:tc>
          <w:tcPr>
            <w:tcW w:w="0" w:type="auto"/>
          </w:tcPr>
          <w:p>
            <w:pPr>
              <w:pStyle w:val="Compact"/>
              <w:jc w:val="center"/>
              <w:rPr>
                <w:ins w:id="90051" w:author="Claude" w:date="2026-10-22T07:00:00Z"/>
              </w:rPr>
            </w:pPr>
            <w:ins w:id="90052" w:author="Claude" w:date="2026-10-22T07:00:00Z">
              <w:r>
                <w:t xml:space="preserve">0.064</w:t>
              </w:r>
            </w:ins>
          </w:p>
        </w:tc>
      </w:tr>
      <w:tr>
        <w:trPr>
          <w:ins w:id="90064" w:author="Claude" w:date="2026-10-22T07:00:00Z"/>
        </w:trPr>
        <w:tc>
          <w:tcPr>
            <w:tcW w:w="0" w:type="auto"/>
          </w:tcPr>
          <w:p>
            <w:pPr>
              <w:pStyle w:val="Compact"/>
              <w:rPr>
                <w:ins w:id="90054" w:author="Claude" w:date="2026-10-22T07:00:00Z"/>
              </w:rPr>
            </w:pPr>
            <w:ins w:id="90055" w:author="Claude" w:date="2026-10-22T07:00:00Z">
              <w:r>
                <w:t xml:space="preserve">Blame</w:t>
              </w:r>
            </w:ins>
          </w:p>
        </w:tc>
        <w:tc>
          <w:tcPr>
            <w:tcW w:w="0" w:type="auto"/>
          </w:tcPr>
          <w:p>
            <w:pPr>
              <w:pStyle w:val="Compact"/>
              <w:jc w:val="center"/>
              <w:rPr>
                <w:ins w:id="90056" w:author="Claude" w:date="2026-10-22T07:00:00Z"/>
              </w:rPr>
            </w:pPr>
            <w:ins w:id="90057" w:author="Claude" w:date="2026-10-22T07:00:00Z">
              <w:r>
                <w:t xml:space="preserve">+3.43</w:t>
              </w:r>
            </w:ins>
          </w:p>
        </w:tc>
        <w:tc>
          <w:tcPr>
            <w:tcW w:w="0" w:type="auto"/>
          </w:tcPr>
          <w:p>
            <w:pPr>
              <w:pStyle w:val="Compact"/>
              <w:jc w:val="center"/>
              <w:rPr>
                <w:ins w:id="90058" w:author="Claude" w:date="2026-10-22T07:00:00Z"/>
              </w:rPr>
            </w:pPr>
            <w:ins w:id="90059" w:author="Claude" w:date="2026-10-22T07:00:00Z">
              <w:r>
                <w:t xml:space="preserve">0.009</w:t>
              </w:r>
            </w:ins>
          </w:p>
        </w:tc>
        <w:tc>
          <w:tcPr>
            <w:tcW w:w="0" w:type="auto"/>
          </w:tcPr>
          <w:p>
            <w:pPr>
              <w:pStyle w:val="Compact"/>
              <w:jc w:val="center"/>
              <w:rPr>
                <w:ins w:id="90060" w:author="Claude" w:date="2026-10-22T07:00:00Z"/>
              </w:rPr>
            </w:pPr>
            <w:ins w:id="90061" w:author="Claude" w:date="2026-10-22T07:00:00Z">
              <w:r>
                <w:t xml:space="preserve">+1.52</w:t>
              </w:r>
            </w:ins>
          </w:p>
        </w:tc>
        <w:tc>
          <w:tcPr>
            <w:tcW w:w="0" w:type="auto"/>
          </w:tcPr>
          <w:p>
            <w:pPr>
              <w:pStyle w:val="Compact"/>
              <w:jc w:val="center"/>
              <w:rPr>
                <w:ins w:id="90062" w:author="Claude" w:date="2026-10-22T07:00:00Z"/>
              </w:rPr>
            </w:pPr>
            <w:ins w:id="90063" w:author="Claude" w:date="2026-10-22T07:00:00Z">
              <w:r>
                <w:t xml:space="preserve">0.062</w:t>
              </w:r>
            </w:ins>
          </w:p>
        </w:tc>
      </w:tr>
      <w:tr>
        <w:trPr>
          <w:ins w:id="90075" w:author="Claude" w:date="2026-10-22T07:00:00Z"/>
        </w:trPr>
        <w:tc>
          <w:tcPr>
            <w:tcW w:w="0" w:type="auto"/>
          </w:tcPr>
          <w:p>
            <w:pPr>
              <w:pStyle w:val="Compact"/>
              <w:rPr>
                <w:ins w:id="90065" w:author="Claude" w:date="2026-10-22T07:00:00Z"/>
              </w:rPr>
            </w:pPr>
            <w:ins w:id="90066" w:author="Claude" w:date="2026-10-22T07:00:00Z">
              <w:r>
                <w:t xml:space="preserve">Gain</w:t>
              </w:r>
            </w:ins>
          </w:p>
        </w:tc>
        <w:tc>
          <w:tcPr>
            <w:tcW w:w="0" w:type="auto"/>
          </w:tcPr>
          <w:p>
            <w:pPr>
              <w:pStyle w:val="Compact"/>
              <w:jc w:val="center"/>
              <w:rPr>
                <w:ins w:id="90067" w:author="Claude" w:date="2026-10-22T07:00:00Z"/>
              </w:rPr>
            </w:pPr>
            <w:ins w:id="90068" w:author="Claude" w:date="2026-10-22T07:00:00Z">
              <w:r>
                <w:t xml:space="preserve">+3.51</w:t>
              </w:r>
            </w:ins>
          </w:p>
        </w:tc>
        <w:tc>
          <w:tcPr>
            <w:tcW w:w="0" w:type="auto"/>
          </w:tcPr>
          <w:p>
            <w:pPr>
              <w:pStyle w:val="Compact"/>
              <w:jc w:val="center"/>
              <w:rPr>
                <w:ins w:id="90069" w:author="Claude" w:date="2026-10-22T07:00:00Z"/>
              </w:rPr>
            </w:pPr>
            <w:ins w:id="90070" w:author="Claude" w:date="2026-10-22T07:00:00Z">
              <w:r>
                <w:t xml:space="preserve">0.002</w:t>
              </w:r>
            </w:ins>
          </w:p>
        </w:tc>
        <w:tc>
          <w:tcPr>
            <w:tcW w:w="0" w:type="auto"/>
          </w:tcPr>
          <w:p>
            <w:pPr>
              <w:pStyle w:val="Compact"/>
              <w:jc w:val="center"/>
              <w:rPr>
                <w:ins w:id="90071" w:author="Claude" w:date="2026-10-22T07:00:00Z"/>
              </w:rPr>
            </w:pPr>
            <w:ins w:id="90072" w:author="Claude" w:date="2026-10-22T07:00:00Z">
              <w:r>
                <w:t xml:space="preserve">+1.60</w:t>
              </w:r>
            </w:ins>
          </w:p>
        </w:tc>
        <w:tc>
          <w:tcPr>
            <w:tcW w:w="0" w:type="auto"/>
          </w:tcPr>
          <w:p>
            <w:pPr>
              <w:pStyle w:val="Compact"/>
              <w:jc w:val="center"/>
              <w:rPr>
                <w:ins w:id="90073" w:author="Claude" w:date="2026-10-22T07:00:00Z"/>
              </w:rPr>
            </w:pPr>
            <w:ins w:id="90074" w:author="Claude" w:date="2026-10-22T07:00:00Z">
              <w:r>
                <w:t xml:space="preserve">0.013</w:t>
              </w:r>
            </w:ins>
          </w:p>
        </w:tc>
      </w:tr>
      <w:tr>
        <w:trPr>
          <w:ins w:id="90086" w:author="Claude" w:date="2026-10-22T07:00:00Z"/>
        </w:trPr>
        <w:tc>
          <w:tcPr>
            <w:tcW w:w="0" w:type="auto"/>
          </w:tcPr>
          <w:p>
            <w:pPr>
              <w:pStyle w:val="Compact"/>
              <w:rPr>
                <w:ins w:id="90076" w:author="Claude" w:date="2026-10-22T07:00:00Z"/>
              </w:rPr>
            </w:pPr>
            <w:ins w:id="90077" w:author="Claude" w:date="2026-10-22T07:00:00Z">
              <w:r>
                <w:t xml:space="preserve">Credit</w:t>
              </w:r>
            </w:ins>
          </w:p>
        </w:tc>
        <w:tc>
          <w:tcPr>
            <w:tcW w:w="0" w:type="auto"/>
          </w:tcPr>
          <w:p>
            <w:pPr>
              <w:pStyle w:val="Compact"/>
              <w:jc w:val="center"/>
              <w:rPr>
                <w:ins w:id="90078" w:author="Claude" w:date="2026-10-22T07:00:00Z"/>
              </w:rPr>
            </w:pPr>
            <w:ins w:id="90079" w:author="Claude" w:date="2026-10-22T07:00:00Z">
              <w:r>
                <w:t xml:space="preserve">+3.07</w:t>
              </w:r>
            </w:ins>
          </w:p>
        </w:tc>
        <w:tc>
          <w:tcPr>
            <w:tcW w:w="0" w:type="auto"/>
          </w:tcPr>
          <w:p>
            <w:pPr>
              <w:pStyle w:val="Compact"/>
              <w:jc w:val="center"/>
              <w:rPr>
                <w:ins w:id="90080" w:author="Claude" w:date="2026-10-22T07:00:00Z"/>
              </w:rPr>
            </w:pPr>
            <w:ins w:id="90081" w:author="Claude" w:date="2026-10-22T07:00:00Z">
              <w:r>
                <w:t xml:space="preserve">0.002</w:t>
              </w:r>
            </w:ins>
          </w:p>
        </w:tc>
        <w:tc>
          <w:tcPr>
            <w:tcW w:w="0" w:type="auto"/>
          </w:tcPr>
          <w:p>
            <w:pPr>
              <w:pStyle w:val="Compact"/>
              <w:jc w:val="center"/>
              <w:rPr>
                <w:ins w:id="90082" w:author="Claude" w:date="2026-10-22T07:00:00Z"/>
              </w:rPr>
            </w:pPr>
            <w:ins w:id="90083" w:author="Claude" w:date="2026-10-22T07:00:00Z">
              <w:r>
                <w:t xml:space="preserve">+1.16</w:t>
              </w:r>
            </w:ins>
          </w:p>
        </w:tc>
        <w:tc>
          <w:tcPr>
            <w:tcW w:w="0" w:type="auto"/>
          </w:tcPr>
          <w:p>
            <w:pPr>
              <w:pStyle w:val="Compact"/>
              <w:jc w:val="center"/>
              <w:rPr>
                <w:ins w:id="90084" w:author="Claude" w:date="2026-10-22T07:00:00Z"/>
              </w:rPr>
            </w:pPr>
            <w:ins w:id="90085" w:author="Claude" w:date="2026-10-22T07:00:00Z">
              <w:r>
                <w:t xml:space="preserve">0.043</w:t>
              </w:r>
            </w:ins>
          </w:p>
        </w:tc>
      </w:tr>
      <w:tr>
        <w:trPr>
          <w:ins w:id="90097" w:author="Claude" w:date="2026-10-22T07:00:00Z"/>
        </w:trPr>
        <w:tc>
          <w:tcPr>
            <w:tcW w:w="0" w:type="auto"/>
          </w:tcPr>
          <w:p>
            <w:pPr>
              <w:pStyle w:val="Compact"/>
              <w:rPr>
                <w:ins w:id="90087" w:author="Claude" w:date="2026-10-22T07:00:00Z"/>
              </w:rPr>
            </w:pPr>
            <w:ins w:id="90088" w:author="Claude" w:date="2026-10-22T07:00:00Z">
              <w:r>
                <w:t xml:space="preserve">Neutral (financial set)</w:t>
              </w:r>
            </w:ins>
          </w:p>
        </w:tc>
        <w:tc>
          <w:tcPr>
            <w:tcW w:w="0" w:type="auto"/>
          </w:tcPr>
          <w:p>
            <w:pPr>
              <w:pStyle w:val="Compact"/>
              <w:jc w:val="center"/>
              <w:rPr>
                <w:ins w:id="90089" w:author="Claude" w:date="2026-10-22T07:00:00Z"/>
              </w:rPr>
            </w:pPr>
            <w:ins w:id="90090" w:author="Claude" w:date="2026-10-22T07:00:00Z">
              <w:r>
                <w:t xml:space="preserve">+3.67</w:t>
              </w:r>
            </w:ins>
          </w:p>
        </w:tc>
        <w:tc>
          <w:tcPr>
            <w:tcW w:w="0" w:type="auto"/>
          </w:tcPr>
          <w:p>
            <w:pPr>
              <w:pStyle w:val="Compact"/>
              <w:jc w:val="center"/>
              <w:rPr>
                <w:ins w:id="90091" w:author="Claude" w:date="2026-10-22T07:00:00Z"/>
              </w:rPr>
            </w:pPr>
            <w:ins w:id="90092" w:author="Claude" w:date="2026-10-22T07:00:00Z">
              <w:r>
                <w:t xml:space="preserve">0.003</w:t>
              </w:r>
            </w:ins>
          </w:p>
        </w:tc>
        <w:tc>
          <w:tcPr>
            <w:tcW w:w="0" w:type="auto"/>
          </w:tcPr>
          <w:p>
            <w:pPr>
              <w:pStyle w:val="Compact"/>
              <w:jc w:val="center"/>
              <w:rPr>
                <w:ins w:id="90093" w:author="Claude" w:date="2026-10-22T07:00:00Z"/>
              </w:rPr>
            </w:pPr>
            <w:ins w:id="90094" w:author="Claude" w:date="2026-10-22T07:00:00Z">
              <w:r>
                <w:t xml:space="preserve">–</w:t>
              </w:r>
            </w:ins>
          </w:p>
        </w:tc>
        <w:tc>
          <w:tcPr>
            <w:tcW w:w="0" w:type="auto"/>
          </w:tcPr>
          <w:p>
            <w:pPr>
              <w:pStyle w:val="Compact"/>
              <w:jc w:val="center"/>
              <w:rPr>
                <w:ins w:id="90095" w:author="Claude" w:date="2026-10-22T07:00:00Z"/>
              </w:rPr>
            </w:pPr>
            <w:ins w:id="90096" w:author="Claude" w:date="2026-10-22T07:00:00Z">
              <w:r>
                <w:t xml:space="preserve">–</w:t>
              </w:r>
            </w:ins>
          </w:p>
        </w:tc>
      </w:tr>
      <w:tr>
        <w:trPr>
          <w:ins w:id="90108" w:author="Claude" w:date="2026-10-22T07:00:00Z"/>
        </w:trPr>
        <w:tc>
          <w:tcPr>
            <w:tcW w:w="0" w:type="auto"/>
          </w:tcPr>
          <w:p>
            <w:pPr>
              <w:pStyle w:val="Compact"/>
              <w:rPr>
                <w:ins w:id="90098" w:author="Claude" w:date="2026-10-22T07:00:00Z"/>
              </w:rPr>
            </w:pPr>
            <w:ins w:id="90099" w:author="Claude" w:date="2026-10-22T07:00:00Z">
              <w:r>
                <w:t xml:space="preserve">Financial loss</w:t>
              </w:r>
            </w:ins>
          </w:p>
        </w:tc>
        <w:tc>
          <w:tcPr>
            <w:tcW w:w="0" w:type="auto"/>
          </w:tcPr>
          <w:p>
            <w:pPr>
              <w:pStyle w:val="Compact"/>
              <w:jc w:val="center"/>
              <w:rPr>
                <w:ins w:id="90100" w:author="Claude" w:date="2026-10-22T07:00:00Z"/>
              </w:rPr>
            </w:pPr>
            <w:ins w:id="90101" w:author="Claude" w:date="2026-10-22T07:00:00Z">
              <w:r>
                <w:t xml:space="preserve">+5.28</w:t>
              </w:r>
            </w:ins>
          </w:p>
        </w:tc>
        <w:tc>
          <w:tcPr>
            <w:tcW w:w="0" w:type="auto"/>
          </w:tcPr>
          <w:p>
            <w:pPr>
              <w:pStyle w:val="Compact"/>
              <w:jc w:val="center"/>
              <w:rPr>
                <w:ins w:id="90102" w:author="Claude" w:date="2026-10-22T07:00:00Z"/>
              </w:rPr>
            </w:pPr>
            <w:ins w:id="90103" w:author="Claude" w:date="2026-10-22T07:00:00Z">
              <w:r>
                <w:t xml:space="preserve">0.002</w:t>
              </w:r>
            </w:ins>
          </w:p>
        </w:tc>
        <w:tc>
          <w:tcPr>
            <w:tcW w:w="0" w:type="auto"/>
          </w:tcPr>
          <w:p>
            <w:pPr>
              <w:pStyle w:val="Compact"/>
              <w:jc w:val="center"/>
              <w:rPr>
                <w:ins w:id="90104" w:author="Claude" w:date="2026-10-22T07:00:00Z"/>
              </w:rPr>
            </w:pPr>
            <w:ins w:id="90105" w:author="Claude" w:date="2026-10-22T07:00:00Z">
              <w:r>
                <w:t xml:space="preserve">+1.61</w:t>
              </w:r>
            </w:ins>
          </w:p>
        </w:tc>
        <w:tc>
          <w:tcPr>
            <w:tcW w:w="0" w:type="auto"/>
          </w:tcPr>
          <w:p>
            <w:pPr>
              <w:pStyle w:val="Compact"/>
              <w:jc w:val="center"/>
              <w:rPr>
                <w:ins w:id="90106" w:author="Claude" w:date="2026-10-22T07:00:00Z"/>
              </w:rPr>
            </w:pPr>
            <w:ins w:id="90107" w:author="Claude" w:date="2026-10-22T07:00:00Z">
              <w:r>
                <w:t xml:space="preserve">0.066</w:t>
              </w:r>
            </w:ins>
          </w:p>
        </w:tc>
      </w:tr>
      <w:tr>
        <w:trPr>
          <w:ins w:id="90119" w:author="Claude" w:date="2026-10-22T07:00:00Z"/>
        </w:trPr>
        <w:tc>
          <w:tcPr>
            <w:tcW w:w="0" w:type="auto"/>
          </w:tcPr>
          <w:p>
            <w:pPr>
              <w:pStyle w:val="Compact"/>
              <w:rPr>
                <w:ins w:id="90109" w:author="Claude" w:date="2026-10-22T07:00:00Z"/>
              </w:rPr>
            </w:pPr>
            <w:ins w:id="90110" w:author="Claude" w:date="2026-10-22T07:00:00Z">
              <w:r>
                <w:t xml:space="preserve">Financial gain</w:t>
              </w:r>
            </w:ins>
          </w:p>
        </w:tc>
        <w:tc>
          <w:tcPr>
            <w:tcW w:w="0" w:type="auto"/>
          </w:tcPr>
          <w:p>
            <w:pPr>
              <w:pStyle w:val="Compact"/>
              <w:jc w:val="center"/>
              <w:rPr>
                <w:ins w:id="90111" w:author="Claude" w:date="2026-10-22T07:00:00Z"/>
              </w:rPr>
            </w:pPr>
            <w:ins w:id="90112" w:author="Claude" w:date="2026-10-22T07:00:00Z">
              <w:r>
                <w:t xml:space="preserve">+4.82</w:t>
              </w:r>
            </w:ins>
          </w:p>
        </w:tc>
        <w:tc>
          <w:tcPr>
            <w:tcW w:w="0" w:type="auto"/>
          </w:tcPr>
          <w:p>
            <w:pPr>
              <w:pStyle w:val="Compact"/>
              <w:jc w:val="center"/>
              <w:rPr>
                <w:ins w:id="90113" w:author="Claude" w:date="2026-10-22T07:00:00Z"/>
              </w:rPr>
            </w:pPr>
            <w:ins w:id="90114" w:author="Claude" w:date="2026-10-22T07:00:00Z">
              <w:r>
                <w:t xml:space="preserve">0.002</w:t>
              </w:r>
            </w:ins>
          </w:p>
        </w:tc>
        <w:tc>
          <w:tcPr>
            <w:tcW w:w="0" w:type="auto"/>
          </w:tcPr>
          <w:p>
            <w:pPr>
              <w:pStyle w:val="Compact"/>
              <w:jc w:val="center"/>
              <w:rPr>
                <w:ins w:id="90115" w:author="Claude" w:date="2026-10-22T07:00:00Z"/>
              </w:rPr>
            </w:pPr>
            <w:ins w:id="90116" w:author="Claude" w:date="2026-10-22T07:00:00Z">
              <w:r>
                <w:t xml:space="preserve">+1.15</w:t>
              </w:r>
            </w:ins>
          </w:p>
        </w:tc>
        <w:tc>
          <w:tcPr>
            <w:tcW w:w="0" w:type="auto"/>
          </w:tcPr>
          <w:p>
            <w:pPr>
              <w:pStyle w:val="Compact"/>
              <w:jc w:val="center"/>
              <w:rPr>
                <w:ins w:id="90117" w:author="Claude" w:date="2026-10-22T07:00:00Z"/>
              </w:rPr>
            </w:pPr>
            <w:ins w:id="90118" w:author="Claude" w:date="2026-10-22T07:00:00Z">
              <w:r>
                <w:t xml:space="preserve">0.101</w:t>
              </w:r>
            </w:ins>
          </w:p>
        </w:tc>
      </w:tr>
    </w:tbl>
    <w:p>
      <w:pPr>
        <w:pStyle w:val="BodyText"/>
        <w:rPr>
          <w:ins w:id="90120" w:author="Claude" w:date="2026-10-22T07:00:00Z"/>
        </w:rPr>
      </w:pPr>
      <w:ins w:id="90121" w:author="Claude" w:date="2026-10-22T07:00:00Z">
        <w:r>
          <w:rPr>
            <w:b/>
            <w:bCs/>
          </w:rPr>
          <w:t xml:space="preserve">Financial loss and gain passages look alike inside the model.</w:t>
        </w:r>
        <w:r>
          <w:t xml:space="preserve"> Read on its own, the financial loss passages differed from the neutral passages on 366 of the 4,988 features active at layer 24 and the gain passages on 556 of 4,923, but loss differed from gain on only 4 features at layer 24 (among them “dissolution, loss, decrease” and “negative connotation”), none at layer 31, and 3 and 6 at layers 12 and 41. The emotional loss and gain documents differed on 725 features at layer 24. A 16,000-feature dictionary therefore reads financial loss and gain news mostly as financial news. The agent's decision state still moved toward going along after reading them (Table 15).</w:t>
        </w:r>
      </w:ins>
    </w:p>
    <w:p>
      <w:pPr>
        <w:pStyle w:val="Heading2"/>
        <w:rPr>
          <w:ins w:id="90122" w:author="Claude" w:date="2026-10-22T07:00:00Z"/>
        </w:rPr>
      </w:pPr>
      <w:ins w:id="90123" w:author="Claude" w:date="2026-10-22T07:00:00Z">
        <w:r>
          <w:t xml:space="preserve">7.13 Injecting the state without the document</w:t>
        </w:r>
      </w:ins>
    </w:p>
    <w:p>
      <w:pPr>
        <w:pStyle w:val="BodyText"/>
        <w:rPr>
          <w:ins w:id="90124" w:author="Claude" w:date="2026-10-22T07:00:00Z"/>
        </w:rPr>
      </w:pPr>
      <w:ins w:id="90125" w:author="Claude" w:date="2026-10-22T07:00:00Z">
        <w:r>
          <w:rPr>
            <w:b/>
            <w:bCs/>
          </w:rPr>
          <w:t xml:space="preserve">To ask whether the state alone does the work, we put it back without the document.</w:t>
        </w:r>
        <w:r>
          <w:t xml:space="preserve"> At 36 moments of B's neutral careers, the agent read a document just before UBS's neutral request. We recorded the change that reading made to each layer's state over the request's update, removed the document, and added the change back by hand, token by token (aligned) or as its average (mean), at layers 12, 18 or 24, against random vectors of the same size (Section 5.7). Changes are in percentage points from no document.</w:t>
        </w:r>
      </w:ins>
    </w:p>
    <w:p>
      <w:pPr>
        <w:pStyle w:val="BodyText"/>
        <w:rPr>
          <w:ins w:id="90126" w:author="Claude" w:date="2026-10-22T07:00:00Z"/>
        </w:rPr>
      </w:pPr>
      <w:ins w:id="90127" w:author="Claude" w:date="2026-10-22T07:00:00Z">
        <w:r>
          <w:rPr>
            <w:b/>
            <w:bCs/>
          </w:rPr>
          <w:t xml:space="preserve">The loss state, put back at layer 18, carried about half of the loss document's effect, and more than a random vector or the neutral document's state did.</w:t>
        </w:r>
        <w:r>
          <w:t xml:space="preserve"> Read, the loss document raised going along by 20.3 points; its state alone raised it by 9.6 (47%), 17.5 points more than a random vector (</w:t>
        </w:r>
        <w:r>
          <w:rPr>
            <w:i/>
            <w:iCs/>
          </w:rPr>
          <w:t xml:space="preserve">p</w:t>
        </w:r>
        <w:r>
          <w:t xml:space="preserve"> = 0.004) and 8.6 more than the neutral document's state (</w:t>
        </w:r>
        <w:r>
          <w:rPr>
            <w:i/>
            <w:iCs/>
          </w:rPr>
          <w:t xml:space="preserve">p</w:t>
        </w:r>
        <w:r>
          <w:t xml:space="preserve"> = 0.047; Table 16). The blame state carried all of its document's 13.5 points but did not clearly beat random (</w:t>
        </w:r>
        <w:r>
          <w:rPr>
            <w:i/>
            <w:iCs/>
          </w:rPr>
          <w:t xml:space="preserve">p</w:t>
        </w:r>
        <w:r>
          <w:t xml:space="preserve"> = 0.067). The gain and credit states carried 6.3 and 5.8 points, neither distinguishable from random. At layers 12 and 24 no aligned state moved going along by more than 7.2 points.</w:t>
        </w:r>
      </w:ins>
    </w:p>
    <w:p>
      <w:pPr>
        <w:pStyle w:val="BodyText"/>
        <w:rPr>
          <w:ins w:id="90128" w:author="Claude" w:date="2026-10-22T07:00:00Z"/>
        </w:rPr>
      </w:pPr>
      <w:ins w:id="90129" w:author="Claude" w:date="2026-10-22T07:00:00Z">
        <w:r>
          <w:rPr>
            <w:b/>
            <w:bCs/>
          </w:rPr>
          <w:t xml:space="preserve">The mean state raised going along by 6 to 7 points for every document, the neutral one included, so that part is not about emotion.</w:t>
        </w:r>
        <w:r>
          <w:t xml:space="preserve"> Only the token-by-token state separated the loss document from the neutral one.</w:t>
        </w:r>
      </w:ins>
    </w:p>
    <w:p>
      <w:pPr>
        <w:pStyle w:val="BodyText"/>
        <w:rPr>
          <w:ins w:id="90130" w:author="Claude" w:date="2026-10-22T07:00:00Z"/>
        </w:rPr>
      </w:pPr>
      <w:ins w:id="90131" w:author="Claude" w:date="2026-10-22T07:00:00Z">
        <w:r>
          <w:rPr>
            <w:b/>
            <w:bCs/>
          </w:rPr>
          <w:t xml:space="preserve">Real financial loss passages gave the same picture, and the gain passages did not.</w:t>
        </w:r>
        <w:r>
          <w:t xml:space="preserve"> Read, the financial passages raised going along by 16.9 points for loss, 26.4 for gain and 5.7 for the neutral passages. The loss state alone carried 60% of the loss effect (+10.1 points; 20.0 points more than random, </w:t>
        </w:r>
        <w:r>
          <w:rPr>
            <w:i/>
            <w:iCs/>
          </w:rPr>
          <w:t xml:space="preserve">p</w:t>
        </w:r>
        <w:r>
          <w:t xml:space="preserve"> = 0.004; 8.8 more than the neutral passages' state, </w:t>
        </w:r>
        <w:r>
          <w:rPr>
            <w:i/>
            <w:iCs/>
          </w:rPr>
          <w:t xml:space="preserve">p</w:t>
        </w:r>
        <w:r>
          <w:t xml:space="preserve"> = 0.048). The gain state carried 24% (+6.4) and was not distinguishable from random (</w:t>
        </w:r>
        <w:r>
          <w:rPr>
            <w:i/>
            <w:iCs/>
          </w:rPr>
          <w:t xml:space="preserve">p</w:t>
        </w:r>
        <w:r>
          <w:t xml:space="preserve"> = 0.37).</w:t>
        </w:r>
      </w:ins>
    </w:p>
    <w:p>
      <w:pPr>
        <w:pStyle w:val="TableCaption"/>
        <w:rPr>
          <w:ins w:id="90132" w:author="Claude" w:date="2026-10-22T07:00:00Z"/>
        </w:rPr>
      </w:pPr>
      <w:ins w:id="90133" w:author="Claude" w:date="2026-10-22T07:00:00Z">
        <w:r>
          <w:rPr>
            <w:b/>
            <w:bCs/>
          </w:rPr>
          <w:t xml:space="preserve">Table 16:</w:t>
        </w:r>
        <w:r>
          <w:t xml:space="preserve"> The state a document leaves, put back without the document at layer 18 (aligned): the change in the probability of an order that goes along, in percentage points from no document, at 36 moments of B's neutral careers (neutral request). The share is relative to the document read. p flips signs by career. Exploratory.</w:t>
        </w:r>
      </w:ins>
    </w:p>
    <w:tbl>
      <w:tblPr>
        <w:tblStyle w:val="Table"/>
        <w:tblW w:w="5000" w:type="pct"/>
        <w:tblLook w:val="0020" w:firstRow="1" w:lastRow="0" w:firstColumn="0" w:lastColumn="0" w:noHBand="0" w:noVBand="0"/>
      </w:tblPr>
      <w:tblGrid>
        <w:gridCol w:w="1500"/>
        <w:gridCol w:w="1000"/>
        <w:gridCol w:w="1900"/>
        <w:gridCol w:w="1700"/>
        <w:gridCol w:w="1650"/>
        <w:gridCol w:w="1610"/>
      </w:tblGrid>
      <w:tr>
        <w:trPr>
          <w:tblHeader/>
          <w:ins w:id="90146" w:author="Claude" w:date="2026-10-22T07:00:00Z"/>
        </w:trPr>
        <w:tc>
          <w:tcPr>
            <w:tcW w:w="0" w:type="auto"/>
          </w:tcPr>
          <w:p>
            <w:pPr>
              <w:pStyle w:val="Compact"/>
              <w:rPr>
                <w:ins w:id="90134" w:author="Claude" w:date="2026-10-22T07:00:00Z"/>
              </w:rPr>
            </w:pPr>
            <w:ins w:id="90135" w:author="Claude" w:date="2026-10-22T07:00:00Z">
              <w:r>
                <w:rPr>
                  <w:b/>
                  <w:bCs/>
                </w:rPr>
                <w:t xml:space="preserve">Document</w:t>
              </w:r>
            </w:ins>
          </w:p>
        </w:tc>
        <w:tc>
          <w:tcPr>
            <w:tcW w:w="0" w:type="auto"/>
          </w:tcPr>
          <w:p>
            <w:pPr>
              <w:pStyle w:val="Compact"/>
              <w:jc w:val="center"/>
              <w:rPr>
                <w:ins w:id="90136" w:author="Claude" w:date="2026-10-22T07:00:00Z"/>
              </w:rPr>
            </w:pPr>
            <w:ins w:id="90137" w:author="Claude" w:date="2026-10-22T07:00:00Z">
              <w:r>
                <w:rPr>
                  <w:b/>
                  <w:bCs/>
                </w:rPr>
                <w:t xml:space="preserve">As read</w:t>
              </w:r>
            </w:ins>
          </w:p>
        </w:tc>
        <w:tc>
          <w:tcPr>
            <w:tcW w:w="0" w:type="auto"/>
          </w:tcPr>
          <w:p>
            <w:pPr>
              <w:pStyle w:val="Compact"/>
              <w:jc w:val="center"/>
              <w:rPr>
                <w:ins w:id="90138" w:author="Claude" w:date="2026-10-22T07:00:00Z"/>
              </w:rPr>
            </w:pPr>
            <w:ins w:id="90139" w:author="Claude" w:date="2026-10-22T07:00:00Z">
              <w:r>
                <w:rPr>
                  <w:b/>
                  <w:bCs/>
                </w:rPr>
                <w:t xml:space="preserve">State injected (aligned, layer 18)</w:t>
              </w:r>
            </w:ins>
          </w:p>
        </w:tc>
        <w:tc>
          <w:tcPr>
            <w:tcW w:w="0" w:type="auto"/>
          </w:tcPr>
          <w:p>
            <w:pPr>
              <w:pStyle w:val="Compact"/>
              <w:jc w:val="center"/>
              <w:rPr>
                <w:ins w:id="90140" w:author="Claude" w:date="2026-10-22T07:00:00Z"/>
              </w:rPr>
            </w:pPr>
            <w:ins w:id="90141" w:author="Claude" w:date="2026-10-22T07:00:00Z">
              <w:r>
                <w:rPr>
                  <w:b/>
                  <w:bCs/>
                </w:rPr>
                <w:t xml:space="preserve">Share of the document's effect</w:t>
              </w:r>
            </w:ins>
          </w:p>
        </w:tc>
        <w:tc>
          <w:tcPr>
            <w:tcW w:w="0" w:type="auto"/>
          </w:tcPr>
          <w:p>
            <w:pPr>
              <w:pStyle w:val="Compact"/>
              <w:jc w:val="center"/>
              <w:rPr>
                <w:ins w:id="90142" w:author="Claude" w:date="2026-10-22T07:00:00Z"/>
              </w:rPr>
            </w:pPr>
            <w:ins w:id="90143" w:author="Claude" w:date="2026-10-22T07:00:00Z">
              <w:r>
                <w:rPr>
                  <w:b/>
                  <w:bCs/>
                </w:rPr>
                <w:t xml:space="preserve">Against random (p)</w:t>
              </w:r>
            </w:ins>
          </w:p>
        </w:tc>
        <w:tc>
          <w:tcPr>
            <w:tcW w:w="0" w:type="auto"/>
          </w:tcPr>
          <w:p>
            <w:pPr>
              <w:pStyle w:val="Compact"/>
              <w:jc w:val="center"/>
              <w:rPr>
                <w:ins w:id="90144" w:author="Claude" w:date="2026-10-22T07:00:00Z"/>
              </w:rPr>
            </w:pPr>
            <w:ins w:id="90145" w:author="Claude" w:date="2026-10-22T07:00:00Z">
              <w:r>
                <w:rPr>
                  <w:b/>
                  <w:bCs/>
                </w:rPr>
                <w:t xml:space="preserve">Beyond the neutral document (p)</w:t>
              </w:r>
            </w:ins>
          </w:p>
        </w:tc>
      </w:tr>
      <w:tr>
        <w:trPr>
          <w:ins w:id="90159" w:author="Claude" w:date="2026-10-22T07:00:00Z"/>
        </w:trPr>
        <w:tc>
          <w:tcPr>
            <w:tcW w:w="0" w:type="auto"/>
          </w:tcPr>
          <w:p>
            <w:pPr>
              <w:pStyle w:val="Compact"/>
              <w:rPr>
                <w:ins w:id="90147" w:author="Claude" w:date="2026-10-22T07:00:00Z"/>
              </w:rPr>
            </w:pPr>
            <w:ins w:id="90148" w:author="Claude" w:date="2026-10-22T07:00:00Z">
              <w:r>
                <w:t xml:space="preserve">Loss</w:t>
              </w:r>
            </w:ins>
          </w:p>
        </w:tc>
        <w:tc>
          <w:tcPr>
            <w:tcW w:w="0" w:type="auto"/>
          </w:tcPr>
          <w:p>
            <w:pPr>
              <w:pStyle w:val="Compact"/>
              <w:jc w:val="center"/>
              <w:rPr>
                <w:ins w:id="90149" w:author="Claude" w:date="2026-10-22T07:00:00Z"/>
              </w:rPr>
            </w:pPr>
            <w:ins w:id="90150" w:author="Claude" w:date="2026-10-22T07:00:00Z">
              <w:r>
                <w:t xml:space="preserve">+20.3</w:t>
              </w:r>
            </w:ins>
          </w:p>
        </w:tc>
        <w:tc>
          <w:tcPr>
            <w:tcW w:w="0" w:type="auto"/>
          </w:tcPr>
          <w:p>
            <w:pPr>
              <w:pStyle w:val="Compact"/>
              <w:jc w:val="center"/>
              <w:rPr>
                <w:ins w:id="90151" w:author="Claude" w:date="2026-10-22T07:00:00Z"/>
              </w:rPr>
            </w:pPr>
            <w:ins w:id="90152" w:author="Claude" w:date="2026-10-22T07:00:00Z">
              <w:r>
                <w:t xml:space="preserve">+9.6</w:t>
              </w:r>
            </w:ins>
          </w:p>
        </w:tc>
        <w:tc>
          <w:tcPr>
            <w:tcW w:w="0" w:type="auto"/>
          </w:tcPr>
          <w:p>
            <w:pPr>
              <w:pStyle w:val="Compact"/>
              <w:jc w:val="center"/>
              <w:rPr>
                <w:ins w:id="90153" w:author="Claude" w:date="2026-10-22T07:00:00Z"/>
              </w:rPr>
            </w:pPr>
            <w:ins w:id="90154" w:author="Claude" w:date="2026-10-22T07:00:00Z">
              <w:r>
                <w:t xml:space="preserve">47%</w:t>
              </w:r>
            </w:ins>
          </w:p>
        </w:tc>
        <w:tc>
          <w:tcPr>
            <w:tcW w:w="0" w:type="auto"/>
          </w:tcPr>
          <w:p>
            <w:pPr>
              <w:pStyle w:val="Compact"/>
              <w:jc w:val="center"/>
              <w:rPr>
                <w:ins w:id="90155" w:author="Claude" w:date="2026-10-22T07:00:00Z"/>
              </w:rPr>
            </w:pPr>
            <w:ins w:id="90156" w:author="Claude" w:date="2026-10-22T07:00:00Z">
              <w:r>
                <w:t xml:space="preserve">+17.5 (0.004)</w:t>
              </w:r>
            </w:ins>
          </w:p>
        </w:tc>
        <w:tc>
          <w:tcPr>
            <w:tcW w:w="0" w:type="auto"/>
          </w:tcPr>
          <w:p>
            <w:pPr>
              <w:pStyle w:val="Compact"/>
              <w:jc w:val="center"/>
              <w:rPr>
                <w:ins w:id="90157" w:author="Claude" w:date="2026-10-22T07:00:00Z"/>
              </w:rPr>
            </w:pPr>
            <w:ins w:id="90158" w:author="Claude" w:date="2026-10-22T07:00:00Z">
              <w:r>
                <w:t xml:space="preserve">+8.6 (0.047)</w:t>
              </w:r>
            </w:ins>
          </w:p>
        </w:tc>
      </w:tr>
      <w:tr>
        <w:trPr>
          <w:ins w:id="90172" w:author="Claude" w:date="2026-10-22T07:00:00Z"/>
        </w:trPr>
        <w:tc>
          <w:tcPr>
            <w:tcW w:w="0" w:type="auto"/>
          </w:tcPr>
          <w:p>
            <w:pPr>
              <w:pStyle w:val="Compact"/>
              <w:rPr>
                <w:ins w:id="90160" w:author="Claude" w:date="2026-10-22T07:00:00Z"/>
              </w:rPr>
            </w:pPr>
            <w:ins w:id="90161" w:author="Claude" w:date="2026-10-22T07:00:00Z">
              <w:r>
                <w:t xml:space="preserve">Blame</w:t>
              </w:r>
            </w:ins>
          </w:p>
        </w:tc>
        <w:tc>
          <w:tcPr>
            <w:tcW w:w="0" w:type="auto"/>
          </w:tcPr>
          <w:p>
            <w:pPr>
              <w:pStyle w:val="Compact"/>
              <w:jc w:val="center"/>
              <w:rPr>
                <w:ins w:id="90162" w:author="Claude" w:date="2026-10-22T07:00:00Z"/>
              </w:rPr>
            </w:pPr>
            <w:ins w:id="90163" w:author="Claude" w:date="2026-10-22T07:00:00Z">
              <w:r>
                <w:t xml:space="preserve">+13.5</w:t>
              </w:r>
            </w:ins>
          </w:p>
        </w:tc>
        <w:tc>
          <w:tcPr>
            <w:tcW w:w="0" w:type="auto"/>
          </w:tcPr>
          <w:p>
            <w:pPr>
              <w:pStyle w:val="Compact"/>
              <w:jc w:val="center"/>
              <w:rPr>
                <w:ins w:id="90164" w:author="Claude" w:date="2026-10-22T07:00:00Z"/>
              </w:rPr>
            </w:pPr>
            <w:ins w:id="90165" w:author="Claude" w:date="2026-10-22T07:00:00Z">
              <w:r>
                <w:t xml:space="preserve">+13.5</w:t>
              </w:r>
            </w:ins>
          </w:p>
        </w:tc>
        <w:tc>
          <w:tcPr>
            <w:tcW w:w="0" w:type="auto"/>
          </w:tcPr>
          <w:p>
            <w:pPr>
              <w:pStyle w:val="Compact"/>
              <w:jc w:val="center"/>
              <w:rPr>
                <w:ins w:id="90166" w:author="Claude" w:date="2026-10-22T07:00:00Z"/>
              </w:rPr>
            </w:pPr>
            <w:ins w:id="90167" w:author="Claude" w:date="2026-10-22T07:00:00Z">
              <w:r>
                <w:t xml:space="preserve">100%</w:t>
              </w:r>
            </w:ins>
          </w:p>
        </w:tc>
        <w:tc>
          <w:tcPr>
            <w:tcW w:w="0" w:type="auto"/>
          </w:tcPr>
          <w:p>
            <w:pPr>
              <w:pStyle w:val="Compact"/>
              <w:jc w:val="center"/>
              <w:rPr>
                <w:ins w:id="90168" w:author="Claude" w:date="2026-10-22T07:00:00Z"/>
              </w:rPr>
            </w:pPr>
            <w:ins w:id="90169" w:author="Claude" w:date="2026-10-22T07:00:00Z">
              <w:r>
                <w:t xml:space="preserve">+11.8 (0.067)</w:t>
              </w:r>
            </w:ins>
          </w:p>
        </w:tc>
        <w:tc>
          <w:tcPr>
            <w:tcW w:w="0" w:type="auto"/>
          </w:tcPr>
          <w:p>
            <w:pPr>
              <w:pStyle w:val="Compact"/>
              <w:jc w:val="center"/>
              <w:rPr>
                <w:ins w:id="90170" w:author="Claude" w:date="2026-10-22T07:00:00Z"/>
              </w:rPr>
            </w:pPr>
            <w:ins w:id="90171" w:author="Claude" w:date="2026-10-22T07:00:00Z">
              <w:r>
                <w:t xml:space="preserve">+12.5 (0.103)</w:t>
              </w:r>
            </w:ins>
          </w:p>
        </w:tc>
      </w:tr>
      <w:tr>
        <w:trPr>
          <w:ins w:id="90185" w:author="Claude" w:date="2026-10-22T07:00:00Z"/>
        </w:trPr>
        <w:tc>
          <w:tcPr>
            <w:tcW w:w="0" w:type="auto"/>
          </w:tcPr>
          <w:p>
            <w:pPr>
              <w:pStyle w:val="Compact"/>
              <w:rPr>
                <w:ins w:id="90173" w:author="Claude" w:date="2026-10-22T07:00:00Z"/>
              </w:rPr>
            </w:pPr>
            <w:ins w:id="90174" w:author="Claude" w:date="2026-10-22T07:00:00Z">
              <w:r>
                <w:t xml:space="preserve">Gain</w:t>
              </w:r>
            </w:ins>
          </w:p>
        </w:tc>
        <w:tc>
          <w:tcPr>
            <w:tcW w:w="0" w:type="auto"/>
          </w:tcPr>
          <w:p>
            <w:pPr>
              <w:pStyle w:val="Compact"/>
              <w:jc w:val="center"/>
              <w:rPr>
                <w:ins w:id="90175" w:author="Claude" w:date="2026-10-22T07:00:00Z"/>
              </w:rPr>
            </w:pPr>
            <w:ins w:id="90176" w:author="Claude" w:date="2026-10-22T07:00:00Z">
              <w:r>
                <w:t xml:space="preserve">+20.5</w:t>
              </w:r>
            </w:ins>
          </w:p>
        </w:tc>
        <w:tc>
          <w:tcPr>
            <w:tcW w:w="0" w:type="auto"/>
          </w:tcPr>
          <w:p>
            <w:pPr>
              <w:pStyle w:val="Compact"/>
              <w:jc w:val="center"/>
              <w:rPr>
                <w:ins w:id="90177" w:author="Claude" w:date="2026-10-22T07:00:00Z"/>
              </w:rPr>
            </w:pPr>
            <w:ins w:id="90178" w:author="Claude" w:date="2026-10-22T07:00:00Z">
              <w:r>
                <w:t xml:space="preserve">+6.3</w:t>
              </w:r>
            </w:ins>
          </w:p>
        </w:tc>
        <w:tc>
          <w:tcPr>
            <w:tcW w:w="0" w:type="auto"/>
          </w:tcPr>
          <w:p>
            <w:pPr>
              <w:pStyle w:val="Compact"/>
              <w:jc w:val="center"/>
              <w:rPr>
                <w:ins w:id="90179" w:author="Claude" w:date="2026-10-22T07:00:00Z"/>
              </w:rPr>
            </w:pPr>
            <w:ins w:id="90180" w:author="Claude" w:date="2026-10-22T07:00:00Z">
              <w:r>
                <w:t xml:space="preserve">31%</w:t>
              </w:r>
            </w:ins>
          </w:p>
        </w:tc>
        <w:tc>
          <w:tcPr>
            <w:tcW w:w="0" w:type="auto"/>
          </w:tcPr>
          <w:p>
            <w:pPr>
              <w:pStyle w:val="Compact"/>
              <w:jc w:val="center"/>
              <w:rPr>
                <w:ins w:id="90181" w:author="Claude" w:date="2026-10-22T07:00:00Z"/>
              </w:rPr>
            </w:pPr>
            <w:ins w:id="90182" w:author="Claude" w:date="2026-10-22T07:00:00Z">
              <w:r>
                <w:t xml:space="preserve">+6.6 (0.32)</w:t>
              </w:r>
            </w:ins>
          </w:p>
        </w:tc>
        <w:tc>
          <w:tcPr>
            <w:tcW w:w="0" w:type="auto"/>
          </w:tcPr>
          <w:p>
            <w:pPr>
              <w:pStyle w:val="Compact"/>
              <w:jc w:val="center"/>
              <w:rPr>
                <w:ins w:id="90183" w:author="Claude" w:date="2026-10-22T07:00:00Z"/>
              </w:rPr>
            </w:pPr>
            <w:ins w:id="90184" w:author="Claude" w:date="2026-10-22T07:00:00Z">
              <w:r>
                <w:t xml:space="preserve">+5.3 (0.16)</w:t>
              </w:r>
            </w:ins>
          </w:p>
        </w:tc>
      </w:tr>
      <w:tr>
        <w:trPr>
          <w:ins w:id="90198" w:author="Claude" w:date="2026-10-22T07:00:00Z"/>
        </w:trPr>
        <w:tc>
          <w:tcPr>
            <w:tcW w:w="0" w:type="auto"/>
          </w:tcPr>
          <w:p>
            <w:pPr>
              <w:pStyle w:val="Compact"/>
              <w:rPr>
                <w:ins w:id="90186" w:author="Claude" w:date="2026-10-22T07:00:00Z"/>
              </w:rPr>
            </w:pPr>
            <w:ins w:id="90187" w:author="Claude" w:date="2026-10-22T07:00:00Z">
              <w:r>
                <w:t xml:space="preserve">Credit</w:t>
              </w:r>
            </w:ins>
          </w:p>
        </w:tc>
        <w:tc>
          <w:tcPr>
            <w:tcW w:w="0" w:type="auto"/>
          </w:tcPr>
          <w:p>
            <w:pPr>
              <w:pStyle w:val="Compact"/>
              <w:jc w:val="center"/>
              <w:rPr>
                <w:ins w:id="90188" w:author="Claude" w:date="2026-10-22T07:00:00Z"/>
              </w:rPr>
            </w:pPr>
            <w:ins w:id="90189" w:author="Claude" w:date="2026-10-22T07:00:00Z">
              <w:r>
                <w:t xml:space="preserve">+11.7</w:t>
              </w:r>
            </w:ins>
          </w:p>
        </w:tc>
        <w:tc>
          <w:tcPr>
            <w:tcW w:w="0" w:type="auto"/>
          </w:tcPr>
          <w:p>
            <w:pPr>
              <w:pStyle w:val="Compact"/>
              <w:jc w:val="center"/>
              <w:rPr>
                <w:ins w:id="90190" w:author="Claude" w:date="2026-10-22T07:00:00Z"/>
              </w:rPr>
            </w:pPr>
            <w:ins w:id="90191" w:author="Claude" w:date="2026-10-22T07:00:00Z">
              <w:r>
                <w:t xml:space="preserve">+5.8</w:t>
              </w:r>
            </w:ins>
          </w:p>
        </w:tc>
        <w:tc>
          <w:tcPr>
            <w:tcW w:w="0" w:type="auto"/>
          </w:tcPr>
          <w:p>
            <w:pPr>
              <w:pStyle w:val="Compact"/>
              <w:jc w:val="center"/>
              <w:rPr>
                <w:ins w:id="90192" w:author="Claude" w:date="2026-10-22T07:00:00Z"/>
              </w:rPr>
            </w:pPr>
            <w:ins w:id="90193" w:author="Claude" w:date="2026-10-22T07:00:00Z">
              <w:r>
                <w:t xml:space="preserve">50%</w:t>
              </w:r>
            </w:ins>
          </w:p>
        </w:tc>
        <w:tc>
          <w:tcPr>
            <w:tcW w:w="0" w:type="auto"/>
          </w:tcPr>
          <w:p>
            <w:pPr>
              <w:pStyle w:val="Compact"/>
              <w:jc w:val="center"/>
              <w:rPr>
                <w:ins w:id="90194" w:author="Claude" w:date="2026-10-22T07:00:00Z"/>
              </w:rPr>
            </w:pPr>
            <w:ins w:id="90195" w:author="Claude" w:date="2026-10-22T07:00:00Z">
              <w:r>
                <w:t xml:space="preserve">−1.4 (0.78)</w:t>
              </w:r>
            </w:ins>
          </w:p>
        </w:tc>
        <w:tc>
          <w:tcPr>
            <w:tcW w:w="0" w:type="auto"/>
          </w:tcPr>
          <w:p>
            <w:pPr>
              <w:pStyle w:val="Compact"/>
              <w:jc w:val="center"/>
              <w:rPr>
                <w:ins w:id="90196" w:author="Claude" w:date="2026-10-22T07:00:00Z"/>
              </w:rPr>
            </w:pPr>
            <w:ins w:id="90197" w:author="Claude" w:date="2026-10-22T07:00:00Z">
              <w:r>
                <w:t xml:space="preserve">+4.8 (0.47)</w:t>
              </w:r>
            </w:ins>
          </w:p>
        </w:tc>
      </w:tr>
      <w:tr>
        <w:trPr>
          <w:ins w:id="90211" w:author="Claude" w:date="2026-10-22T07:00:00Z"/>
        </w:trPr>
        <w:tc>
          <w:tcPr>
            <w:tcW w:w="0" w:type="auto"/>
          </w:tcPr>
          <w:p>
            <w:pPr>
              <w:pStyle w:val="Compact"/>
              <w:rPr>
                <w:ins w:id="90199" w:author="Claude" w:date="2026-10-22T07:00:00Z"/>
              </w:rPr>
            </w:pPr>
            <w:ins w:id="90200" w:author="Claude" w:date="2026-10-22T07:00:00Z">
              <w:r>
                <w:t xml:space="preserve">Financial loss</w:t>
              </w:r>
            </w:ins>
          </w:p>
        </w:tc>
        <w:tc>
          <w:tcPr>
            <w:tcW w:w="0" w:type="auto"/>
          </w:tcPr>
          <w:p>
            <w:pPr>
              <w:pStyle w:val="Compact"/>
              <w:jc w:val="center"/>
              <w:rPr>
                <w:ins w:id="90201" w:author="Claude" w:date="2026-10-22T07:00:00Z"/>
              </w:rPr>
            </w:pPr>
            <w:ins w:id="90202" w:author="Claude" w:date="2026-10-22T07:00:00Z">
              <w:r>
                <w:t xml:space="preserve">+16.9</w:t>
              </w:r>
            </w:ins>
          </w:p>
        </w:tc>
        <w:tc>
          <w:tcPr>
            <w:tcW w:w="0" w:type="auto"/>
          </w:tcPr>
          <w:p>
            <w:pPr>
              <w:pStyle w:val="Compact"/>
              <w:jc w:val="center"/>
              <w:rPr>
                <w:ins w:id="90203" w:author="Claude" w:date="2026-10-22T07:00:00Z"/>
              </w:rPr>
            </w:pPr>
            <w:ins w:id="90204" w:author="Claude" w:date="2026-10-22T07:00:00Z">
              <w:r>
                <w:t xml:space="preserve">+10.1</w:t>
              </w:r>
            </w:ins>
          </w:p>
        </w:tc>
        <w:tc>
          <w:tcPr>
            <w:tcW w:w="0" w:type="auto"/>
          </w:tcPr>
          <w:p>
            <w:pPr>
              <w:pStyle w:val="Compact"/>
              <w:jc w:val="center"/>
              <w:rPr>
                <w:ins w:id="90205" w:author="Claude" w:date="2026-10-22T07:00:00Z"/>
              </w:rPr>
            </w:pPr>
            <w:ins w:id="90206" w:author="Claude" w:date="2026-10-22T07:00:00Z">
              <w:r>
                <w:t xml:space="preserve">60%</w:t>
              </w:r>
            </w:ins>
          </w:p>
        </w:tc>
        <w:tc>
          <w:tcPr>
            <w:tcW w:w="0" w:type="auto"/>
          </w:tcPr>
          <w:p>
            <w:pPr>
              <w:pStyle w:val="Compact"/>
              <w:jc w:val="center"/>
              <w:rPr>
                <w:ins w:id="90207" w:author="Claude" w:date="2026-10-22T07:00:00Z"/>
              </w:rPr>
            </w:pPr>
            <w:ins w:id="90208" w:author="Claude" w:date="2026-10-22T07:00:00Z">
              <w:r>
                <w:t xml:space="preserve">+20.0 (0.004)</w:t>
              </w:r>
            </w:ins>
          </w:p>
        </w:tc>
        <w:tc>
          <w:tcPr>
            <w:tcW w:w="0" w:type="auto"/>
          </w:tcPr>
          <w:p>
            <w:pPr>
              <w:pStyle w:val="Compact"/>
              <w:jc w:val="center"/>
              <w:rPr>
                <w:ins w:id="90209" w:author="Claude" w:date="2026-10-22T07:00:00Z"/>
              </w:rPr>
            </w:pPr>
            <w:ins w:id="90210" w:author="Claude" w:date="2026-10-22T07:00:00Z">
              <w:r>
                <w:t xml:space="preserve">+8.8 (0.048)</w:t>
              </w:r>
            </w:ins>
          </w:p>
        </w:tc>
      </w:tr>
      <w:tr>
        <w:trPr>
          <w:ins w:id="90224" w:author="Claude" w:date="2026-10-22T07:00:00Z"/>
        </w:trPr>
        <w:tc>
          <w:tcPr>
            <w:tcW w:w="0" w:type="auto"/>
          </w:tcPr>
          <w:p>
            <w:pPr>
              <w:pStyle w:val="Compact"/>
              <w:rPr>
                <w:ins w:id="90212" w:author="Claude" w:date="2026-10-22T07:00:00Z"/>
              </w:rPr>
            </w:pPr>
            <w:ins w:id="90213" w:author="Claude" w:date="2026-10-22T07:00:00Z">
              <w:r>
                <w:t xml:space="preserve">Financial gain</w:t>
              </w:r>
            </w:ins>
          </w:p>
        </w:tc>
        <w:tc>
          <w:tcPr>
            <w:tcW w:w="0" w:type="auto"/>
          </w:tcPr>
          <w:p>
            <w:pPr>
              <w:pStyle w:val="Compact"/>
              <w:jc w:val="center"/>
              <w:rPr>
                <w:ins w:id="90214" w:author="Claude" w:date="2026-10-22T07:00:00Z"/>
              </w:rPr>
            </w:pPr>
            <w:ins w:id="90215" w:author="Claude" w:date="2026-10-22T07:00:00Z">
              <w:r>
                <w:t xml:space="preserve">+26.4</w:t>
              </w:r>
            </w:ins>
          </w:p>
        </w:tc>
        <w:tc>
          <w:tcPr>
            <w:tcW w:w="0" w:type="auto"/>
          </w:tcPr>
          <w:p>
            <w:pPr>
              <w:pStyle w:val="Compact"/>
              <w:jc w:val="center"/>
              <w:rPr>
                <w:ins w:id="90216" w:author="Claude" w:date="2026-10-22T07:00:00Z"/>
              </w:rPr>
            </w:pPr>
            <w:ins w:id="90217" w:author="Claude" w:date="2026-10-22T07:00:00Z">
              <w:r>
                <w:t xml:space="preserve">+6.4</w:t>
              </w:r>
            </w:ins>
          </w:p>
        </w:tc>
        <w:tc>
          <w:tcPr>
            <w:tcW w:w="0" w:type="auto"/>
          </w:tcPr>
          <w:p>
            <w:pPr>
              <w:pStyle w:val="Compact"/>
              <w:jc w:val="center"/>
              <w:rPr>
                <w:ins w:id="90218" w:author="Claude" w:date="2026-10-22T07:00:00Z"/>
              </w:rPr>
            </w:pPr>
            <w:ins w:id="90219" w:author="Claude" w:date="2026-10-22T07:00:00Z">
              <w:r>
                <w:t xml:space="preserve">24%</w:t>
              </w:r>
            </w:ins>
          </w:p>
        </w:tc>
        <w:tc>
          <w:tcPr>
            <w:tcW w:w="0" w:type="auto"/>
          </w:tcPr>
          <w:p>
            <w:pPr>
              <w:pStyle w:val="Compact"/>
              <w:jc w:val="center"/>
              <w:rPr>
                <w:ins w:id="90220" w:author="Claude" w:date="2026-10-22T07:00:00Z"/>
              </w:rPr>
            </w:pPr>
            <w:ins w:id="90221" w:author="Claude" w:date="2026-10-22T07:00:00Z">
              <w:r>
                <w:t xml:space="preserve">+6.5 (0.37)</w:t>
              </w:r>
            </w:ins>
          </w:p>
        </w:tc>
        <w:tc>
          <w:tcPr>
            <w:tcW w:w="0" w:type="auto"/>
          </w:tcPr>
          <w:p>
            <w:pPr>
              <w:pStyle w:val="Compact"/>
              <w:jc w:val="center"/>
              <w:rPr>
                <w:ins w:id="90222" w:author="Claude" w:date="2026-10-22T07:00:00Z"/>
              </w:rPr>
            </w:pPr>
            <w:ins w:id="90223" w:author="Claude" w:date="2026-10-22T07:00:00Z">
              <w:r>
                <w:t xml:space="preserve">+5.0 (0.047)</w:t>
              </w:r>
            </w:ins>
          </w:p>
        </w:tc>
      </w:tr>
    </w:tbl>
    <w:p>
      <w:pPr>
        <w:pStyle w:val="Heading2"/>
        <w:rPr>
          <w:ins w:id="90225" w:author="Claude" w:date="2026-10-22T07:00:00Z"/>
        </w:rPr>
      </w:pPr>
      <w:ins w:id="90226" w:author="Claude" w:date="2026-10-22T07:00:00Z">
        <w:r>
          <w:t xml:space="preserve">7.14 Where in the model the state acts</w:t>
        </w:r>
      </w:ins>
    </w:p>
    <w:p>
      <w:pPr>
        <w:pStyle w:val="BodyText"/>
        <w:rPr>
          <w:ins w:id="90227" w:author="Claude" w:date="2026-10-22T07:00:00Z"/>
        </w:rPr>
      </w:pPr>
      <w:ins w:id="90228" w:author="Claude" w:date="2026-10-22T07:00:00Z">
        <w:r>
          <w:rPr>
            <w:b/>
            <w:bCs/>
          </w:rPr>
          <w:t xml:space="preserve">Layer 18 had been chosen in advance, so we looked for the layers where the state acts.</w:t>
        </w:r>
        <w:r>
          <w:t xml:space="preserve"> At one moment, each state was added at its natural size at each of the 48 layers in turn (one greedy reply each; the agent went along with probability 33% with nothing added). All four emotional states peaked at layers 19 to 20: loss at 80% (layer 19), blame at 89%, gain at 89% and credit at 92% (layer 20). After layer 22 they split: loss fell to 3–24% and blame to 3–27%, below the baseline, while gain stayed at 38–79% and credit at 31–80%. Every greedy reply was HOLD. The financial states had no peak at layers 19 to 21, and the financial loss state lowered going along at layers 16 to 45 (6–24%). One moment cannot separate a real effect from chance and has no random control, so this shows only where to look.</w:t>
        </w:r>
      </w:ins>
    </w:p>
    <w:p>
      <w:pPr>
        <w:pStyle w:val="BodyText"/>
        <w:rPr>
          <w:ins w:id="90229" w:author="Claude" w:date="2026-10-22T07:00:00Z"/>
        </w:rPr>
      </w:pPr>
      <w:ins w:id="90230" w:author="Claude" w:date="2026-10-22T07:00:00Z">
        <w:r>
          <w:rPr>
            <w:b/>
            <w:bCs/>
          </w:rPr>
          <w:t xml:space="preserve">On 16 moments, loss and blame raised going along at layers 19 to 21, and only layer 19 clearly beat a random vector.</w:t>
        </w:r>
        <w:r>
          <w:t xml:space="preserve"> At twice the natural size the loss state added 18.1, 26.3 and 24.6 points at layers 19, 20 and 21, and blame 28.1, 26.9 and 25.8; gain and credit stayed within 9 points of zero. Against a random vector of the same size only layer 19 stood clear (loss +31.7 points, </w:t>
        </w:r>
        <w:r>
          <w:rPr>
            <w:i/>
            <w:iCs/>
          </w:rPr>
          <w:t xml:space="preserve">p</w:t>
        </w:r>
        <w:r>
          <w:t xml:space="preserve"> = 0.023; blame +41.7, </w:t>
        </w:r>
        <w:r>
          <w:rPr>
            <w:i/>
            <w:iCs/>
          </w:rPr>
          <w:t xml:space="preserve">p</w:t>
        </w:r>
        <w:r>
          <w:t xml:space="preserve"> = 0.009); at layers 20 and 21 the random vector itself added 13 and 22 points. Layer 18, the layer chosen in advance for Section 7.13, was not where this fixed average state acted. The financial states did not clearly beat random at any of layers 18 to 21.</w:t>
        </w:r>
      </w:ins>
    </w:p>
    <w:p>
      <w:pPr>
        <w:pStyle w:val="BodyText"/>
        <w:rPr>
          <w:ins w:id="90231" w:author="Claude" w:date="2026-10-22T07:00:00Z"/>
        </w:rPr>
      </w:pPr>
      <w:ins w:id="90232" w:author="Claude" w:date="2026-10-22T07:00:00Z">
        <w:r>
          <w:rPr>
            <w:b/>
            <w:bCs/>
          </w:rPr>
          <w:t xml:space="preserve">Sweeping every second layer from 4 to 42 showed the emotional states acting at three places (Figure 3).</w:t>
        </w:r>
        <w:r>
          <w:t xml:space="preserve"> At layer 14 all four states raised going along by 21 to 23 points (</w:t>
        </w:r>
        <w:r>
          <w:rPr>
            <w:i/>
            <w:iCs/>
          </w:rPr>
          <w:t xml:space="preserve">p</w:t>
        </w:r>
        <w:r>
          <w:t xml:space="preserve"> ≤ 0.014) while a random vector changed it by 4. At layer 20 only loss and blame acted (+25.6 and +27.0; gain +3.2, credit −1.2). At layer 22 all four acted (+22 to +28). From layer 30 on every effect was under 6 points. A random vector of the same size changed the read-out by between −20 and +21 points depending on the layer, so each state must be judged against the random vector at the same layer. Against random, layers 14, 20 and 22 stood out, although at layer 22 the random vector itself lowered going along by 20 points. The financial states beat random nowhere: of 40 comparisons, two had the state above random (gain at layers 34 and 38, by 2.4 and 4.7 points) and two had it below.</w:t>
        </w:r>
      </w:ins>
    </w:p>
    <w:p>
      <w:pPr>
        <w:pStyle w:val="CaptionedFigure"/>
        <w:jc w:val="center"/>
        <w:rPr>
          <w:ins w:id="90011" w:author="Claude" w:date="2026-10-22T07:00:00Z"/>
        </w:rPr>
      </w:pPr>
      <w:ins w:id="90012" w:author="Claude" w:date="2026-10-22T07:00:00Z">
        <w:r>
          <w:rPr>
            <w:noProof/>
          </w:rPr>
          <w:drawing>
            <wp:inline distT="0" distB="0" distL="0" distR="0">
              <wp:extent cx="5760720" cy="2251710"/>
              <wp:effectExtent l="0" t="0" r="0" b="0"/>
              <wp:docPr id="1827390671" name="Figure 3"/>
              <wp:cNvGraphicFramePr/>
              <a:graphic xmlns:a="http://schemas.openxmlformats.org/drawingml/2006/main">
                <a:graphicData uri="http://schemas.openxmlformats.org/drawingml/2006/picture">
                  <pic:pic xmlns:pic="http://schemas.openxmlformats.org/drawingml/2006/picture">
                    <pic:nvPicPr>
                      <pic:cNvPr id="1827390672" name="Figure 3" descr="Change in the probability of going along when each document state is added at each layer"/>
                      <pic:cNvPicPr>
                        <a:picLocks noChangeAspect="1" noChangeArrowheads="1"/>
                      </pic:cNvPicPr>
                    </pic:nvPicPr>
                    <pic:blipFill>
                      <a:blip r:embed="rIdFig3"/>
                      <a:stretch>
                        <a:fillRect/>
                      </a:stretch>
                    </pic:blipFill>
                    <pic:spPr bwMode="auto">
                      <a:xfrm>
                        <a:off x="0" y="0"/>
                        <a:ext cx="5760720" cy="2251710"/>
                      </a:xfrm>
                      <a:prstGeom prst="rect">
                        <a:avLst/>
                      </a:prstGeom>
                      <a:noFill/>
                    </pic:spPr>
                  </pic:pic>
                </a:graphicData>
              </a:graphic>
            </wp:inline>
          </w:drawing>
        </w:r>
      </w:ins>
    </w:p>
    <w:p>
      <w:pPr>
        <w:pStyle w:val="ImageCaption"/>
        <w:rPr>
          <w:ins w:id="90233" w:author="Claude" w:date="2026-10-22T07:00:00Z"/>
        </w:rPr>
      </w:pPr>
      <w:ins w:id="90234" w:author="Claude" w:date="2026-10-22T07:00:00Z">
        <w:r>
          <w:rPr>
            <w:b/>
            <w:bCs/>
          </w:rPr>
          <w:t xml:space="preserve">Figure 3:</w:t>
        </w:r>
        <w:r>
          <w:t xml:space="preserve"> Adding each document's state at one layer, with no document (twice its natural size): change in the probability of an order that goes along, in percentage points, at 16 moments (B's neutral careers at the 7 and 12 January requests). Gray dashed: a random direction of the same size. (a) The emotional documents. (b) The financial documents. Exploratory.</w:t>
        </w:r>
      </w:ins>
    </w:p>
    <w:p>
      <w:pPr>
        <w:pStyle w:val="BodyText"/>
        <w:rPr>
          <w:ins w:id="90235" w:author="Claude" w:date="2026-10-22T07:00:00Z"/>
        </w:rPr>
      </w:pPr>
      <w:ins w:id="90236" w:author="Claude" w:date="2026-10-22T07:00:00Z">
        <w:r>
          <w:rPr>
            <w:b/>
            <w:bCs/>
          </w:rPr>
          <w:t xml:space="preserve">The effect stacked on top of UBS's framing.</w:t>
        </w:r>
        <w:r>
          <w:t xml:space="preserve"> With no injection, each framed wording raised the probability of an order that goes along over the neutral request, by 16.4 points for loss, 8.2 for gain, 11.6 for loss + you and 13.8 for gain + you (all </w:t>
        </w:r>
        <w:r>
          <w:rPr>
            <w:i/>
            <w:iCs/>
          </w:rPr>
          <w:t xml:space="preserve">p</w:t>
        </w:r>
        <w:r>
          <w:t xml:space="preserve"> &lt; 0.01). Adding the states at 2× in each wording, loss and blame raised it further at layer 19 under all five wordings, and all four states did at layer 14 (Table 17). At layer 22 all four did under at least four of five wordings. Layer 21 was weaker: random added up to 16 points there. The effect was smaller under a framed request than under the neutral one (loss at layer 19: +17.3 points under neutral, +10.0 to +14.2 under the framed wordings), partly because there is less room left to go up.</w:t>
        </w:r>
      </w:ins>
    </w:p>
    <w:p>
      <w:pPr>
        <w:pStyle w:val="TableCaption"/>
        <w:rPr>
          <w:ins w:id="90237" w:author="Claude" w:date="2026-10-22T07:00:00Z"/>
        </w:rPr>
      </w:pPr>
      <w:ins w:id="90238" w:author="Claude" w:date="2026-10-22T07:00:00Z">
        <w:r>
          <w:rPr>
            <w:b/>
            <w:bCs/>
          </w:rPr>
          <w:t xml:space="preserve">Table 17:</w:t>
        </w:r>
        <w:r>
          <w:t xml:space="preserve"> The states added at 2× under UBS's five wordings: change in the probability of an order that goes along from no injection, in percentage points, averaged over the five wordings (in brackets, how many of the five had p &lt; 0.05); the random vector is averaged the same way. 16 moments of B's neutral careers. Exploratory.</w:t>
        </w:r>
      </w:ins>
    </w:p>
    <w:tbl>
      <w:tblPr>
        <w:tblStyle w:val="Table"/>
        <w:tblW w:w="5000" w:type="pct"/>
        <w:tblLook w:val="0020" w:firstRow="1" w:lastRow="0" w:firstColumn="0" w:lastColumn="0" w:noHBand="0" w:noVBand="0"/>
      </w:tblPr>
      <w:tblGrid>
        <w:gridCol w:w="1300"/>
        <w:gridCol w:w="1760"/>
        <w:gridCol w:w="1760"/>
        <w:gridCol w:w="1760"/>
        <w:gridCol w:w="1760"/>
        <w:gridCol w:w="1020"/>
      </w:tblGrid>
      <w:tr>
        <w:trPr>
          <w:tblHeader/>
          <w:ins w:id="90251" w:author="Claude" w:date="2026-10-22T07:00:00Z"/>
        </w:trPr>
        <w:tc>
          <w:tcPr>
            <w:tcW w:w="0" w:type="auto"/>
          </w:tcPr>
          <w:p>
            <w:pPr>
              <w:pStyle w:val="Compact"/>
              <w:rPr>
                <w:ins w:id="90239" w:author="Claude" w:date="2026-10-22T07:00:00Z"/>
              </w:rPr>
            </w:pPr>
            <w:ins w:id="90240" w:author="Claude" w:date="2026-10-22T07:00:00Z">
              <w:r>
                <w:rPr>
                  <w:b/>
                  <w:bCs/>
                </w:rPr>
                <w:t xml:space="preserve">Layer</w:t>
              </w:r>
            </w:ins>
          </w:p>
        </w:tc>
        <w:tc>
          <w:tcPr>
            <w:tcW w:w="0" w:type="auto"/>
          </w:tcPr>
          <w:p>
            <w:pPr>
              <w:pStyle w:val="Compact"/>
              <w:jc w:val="center"/>
              <w:rPr>
                <w:ins w:id="90241" w:author="Claude" w:date="2026-10-22T07:00:00Z"/>
              </w:rPr>
            </w:pPr>
            <w:ins w:id="90242" w:author="Claude" w:date="2026-10-22T07:00:00Z">
              <w:r>
                <w:rPr>
                  <w:b/>
                  <w:bCs/>
                </w:rPr>
                <w:t xml:space="preserve">Loss</w:t>
              </w:r>
            </w:ins>
          </w:p>
        </w:tc>
        <w:tc>
          <w:tcPr>
            <w:tcW w:w="0" w:type="auto"/>
          </w:tcPr>
          <w:p>
            <w:pPr>
              <w:pStyle w:val="Compact"/>
              <w:jc w:val="center"/>
              <w:rPr>
                <w:ins w:id="90243" w:author="Claude" w:date="2026-10-22T07:00:00Z"/>
              </w:rPr>
            </w:pPr>
            <w:ins w:id="90244" w:author="Claude" w:date="2026-10-22T07:00:00Z">
              <w:r>
                <w:rPr>
                  <w:b/>
                  <w:bCs/>
                </w:rPr>
                <w:t xml:space="preserve">Blame</w:t>
              </w:r>
            </w:ins>
          </w:p>
        </w:tc>
        <w:tc>
          <w:tcPr>
            <w:tcW w:w="0" w:type="auto"/>
          </w:tcPr>
          <w:p>
            <w:pPr>
              <w:pStyle w:val="Compact"/>
              <w:jc w:val="center"/>
              <w:rPr>
                <w:ins w:id="90245" w:author="Claude" w:date="2026-10-22T07:00:00Z"/>
              </w:rPr>
            </w:pPr>
            <w:ins w:id="90246" w:author="Claude" w:date="2026-10-22T07:00:00Z">
              <w:r>
                <w:rPr>
                  <w:b/>
                  <w:bCs/>
                </w:rPr>
                <w:t xml:space="preserve">Gain</w:t>
              </w:r>
            </w:ins>
          </w:p>
        </w:tc>
        <w:tc>
          <w:tcPr>
            <w:tcW w:w="0" w:type="auto"/>
          </w:tcPr>
          <w:p>
            <w:pPr>
              <w:pStyle w:val="Compact"/>
              <w:jc w:val="center"/>
              <w:rPr>
                <w:ins w:id="90247" w:author="Claude" w:date="2026-10-22T07:00:00Z"/>
              </w:rPr>
            </w:pPr>
            <w:ins w:id="90248" w:author="Claude" w:date="2026-10-22T07:00:00Z">
              <w:r>
                <w:rPr>
                  <w:b/>
                  <w:bCs/>
                </w:rPr>
                <w:t xml:space="preserve">Credit</w:t>
              </w:r>
            </w:ins>
          </w:p>
        </w:tc>
        <w:tc>
          <w:tcPr>
            <w:tcW w:w="0" w:type="auto"/>
          </w:tcPr>
          <w:p>
            <w:pPr>
              <w:pStyle w:val="Compact"/>
              <w:jc w:val="center"/>
              <w:rPr>
                <w:ins w:id="90249" w:author="Claude" w:date="2026-10-22T07:00:00Z"/>
              </w:rPr>
            </w:pPr>
            <w:ins w:id="90250" w:author="Claude" w:date="2026-10-22T07:00:00Z">
              <w:r>
                <w:rPr>
                  <w:b/>
                  <w:bCs/>
                </w:rPr>
                <w:t xml:space="preserve">Random</w:t>
              </w:r>
            </w:ins>
          </w:p>
        </w:tc>
      </w:tr>
      <w:tr>
        <w:trPr>
          <w:ins w:id="90264" w:author="Claude" w:date="2026-10-22T07:00:00Z"/>
        </w:trPr>
        <w:tc>
          <w:tcPr>
            <w:tcW w:w="0" w:type="auto"/>
          </w:tcPr>
          <w:p>
            <w:pPr>
              <w:pStyle w:val="Compact"/>
              <w:rPr>
                <w:ins w:id="90252" w:author="Claude" w:date="2026-10-22T07:00:00Z"/>
              </w:rPr>
            </w:pPr>
            <w:ins w:id="90253" w:author="Claude" w:date="2026-10-22T07:00:00Z">
              <w:r>
                <w:t xml:space="preserve">14</w:t>
              </w:r>
            </w:ins>
          </w:p>
        </w:tc>
        <w:tc>
          <w:tcPr>
            <w:tcW w:w="0" w:type="auto"/>
          </w:tcPr>
          <w:p>
            <w:pPr>
              <w:pStyle w:val="Compact"/>
              <w:jc w:val="center"/>
              <w:rPr>
                <w:ins w:id="90254" w:author="Claude" w:date="2026-10-22T07:00:00Z"/>
              </w:rPr>
            </w:pPr>
            <w:ins w:id="90255" w:author="Claude" w:date="2026-10-22T07:00:00Z">
              <w:r>
                <w:t xml:space="preserve">+12.1 (5 of 5)</w:t>
              </w:r>
            </w:ins>
          </w:p>
        </w:tc>
        <w:tc>
          <w:tcPr>
            <w:tcW w:w="0" w:type="auto"/>
          </w:tcPr>
          <w:p>
            <w:pPr>
              <w:pStyle w:val="Compact"/>
              <w:jc w:val="center"/>
              <w:rPr>
                <w:ins w:id="90256" w:author="Claude" w:date="2026-10-22T07:00:00Z"/>
              </w:rPr>
            </w:pPr>
            <w:ins w:id="90257" w:author="Claude" w:date="2026-10-22T07:00:00Z">
              <w:r>
                <w:t xml:space="preserve">+13.3 (5 of 5)</w:t>
              </w:r>
            </w:ins>
          </w:p>
        </w:tc>
        <w:tc>
          <w:tcPr>
            <w:tcW w:w="0" w:type="auto"/>
          </w:tcPr>
          <w:p>
            <w:pPr>
              <w:pStyle w:val="Compact"/>
              <w:jc w:val="center"/>
              <w:rPr>
                <w:ins w:id="90258" w:author="Claude" w:date="2026-10-22T07:00:00Z"/>
              </w:rPr>
            </w:pPr>
            <w:ins w:id="90259" w:author="Claude" w:date="2026-10-22T07:00:00Z">
              <w:r>
                <w:t xml:space="preserve">+13.8 (5 of 5)</w:t>
              </w:r>
            </w:ins>
          </w:p>
        </w:tc>
        <w:tc>
          <w:tcPr>
            <w:tcW w:w="0" w:type="auto"/>
          </w:tcPr>
          <w:p>
            <w:pPr>
              <w:pStyle w:val="Compact"/>
              <w:jc w:val="center"/>
              <w:rPr>
                <w:ins w:id="90260" w:author="Claude" w:date="2026-10-22T07:00:00Z"/>
              </w:rPr>
            </w:pPr>
            <w:ins w:id="90261" w:author="Claude" w:date="2026-10-22T07:00:00Z">
              <w:r>
                <w:t xml:space="preserve">+14.5 (5 of 5)</w:t>
              </w:r>
            </w:ins>
          </w:p>
        </w:tc>
        <w:tc>
          <w:tcPr>
            <w:tcW w:w="0" w:type="auto"/>
          </w:tcPr>
          <w:p>
            <w:pPr>
              <w:pStyle w:val="Compact"/>
              <w:jc w:val="center"/>
              <w:rPr>
                <w:ins w:id="90262" w:author="Claude" w:date="2026-10-22T07:00:00Z"/>
              </w:rPr>
            </w:pPr>
            <w:ins w:id="90263" w:author="Claude" w:date="2026-10-22T07:00:00Z">
              <w:r>
                <w:t xml:space="preserve">−7.6</w:t>
              </w:r>
            </w:ins>
          </w:p>
        </w:tc>
      </w:tr>
      <w:tr>
        <w:trPr>
          <w:ins w:id="90277" w:author="Claude" w:date="2026-10-22T07:00:00Z"/>
        </w:trPr>
        <w:tc>
          <w:tcPr>
            <w:tcW w:w="0" w:type="auto"/>
          </w:tcPr>
          <w:p>
            <w:pPr>
              <w:pStyle w:val="Compact"/>
              <w:rPr>
                <w:ins w:id="90265" w:author="Claude" w:date="2026-10-22T07:00:00Z"/>
              </w:rPr>
            </w:pPr>
            <w:ins w:id="90266" w:author="Claude" w:date="2026-10-22T07:00:00Z">
              <w:r>
                <w:t xml:space="preserve">19</w:t>
              </w:r>
            </w:ins>
          </w:p>
        </w:tc>
        <w:tc>
          <w:tcPr>
            <w:tcW w:w="0" w:type="auto"/>
          </w:tcPr>
          <w:p>
            <w:pPr>
              <w:pStyle w:val="Compact"/>
              <w:jc w:val="center"/>
              <w:rPr>
                <w:ins w:id="90267" w:author="Claude" w:date="2026-10-22T07:00:00Z"/>
              </w:rPr>
            </w:pPr>
            <w:ins w:id="90268" w:author="Claude" w:date="2026-10-22T07:00:00Z">
              <w:r>
                <w:t xml:space="preserve">+13.1 (5 of 5)</w:t>
              </w:r>
            </w:ins>
          </w:p>
        </w:tc>
        <w:tc>
          <w:tcPr>
            <w:tcW w:w="0" w:type="auto"/>
          </w:tcPr>
          <w:p>
            <w:pPr>
              <w:pStyle w:val="Compact"/>
              <w:jc w:val="center"/>
              <w:rPr>
                <w:ins w:id="90269" w:author="Claude" w:date="2026-10-22T07:00:00Z"/>
              </w:rPr>
            </w:pPr>
            <w:ins w:id="90270" w:author="Claude" w:date="2026-10-22T07:00:00Z">
              <w:r>
                <w:t xml:space="preserve">+21.3 (5 of 5)</w:t>
              </w:r>
            </w:ins>
          </w:p>
        </w:tc>
        <w:tc>
          <w:tcPr>
            <w:tcW w:w="0" w:type="auto"/>
          </w:tcPr>
          <w:p>
            <w:pPr>
              <w:pStyle w:val="Compact"/>
              <w:jc w:val="center"/>
              <w:rPr>
                <w:ins w:id="90271" w:author="Claude" w:date="2026-10-22T07:00:00Z"/>
              </w:rPr>
            </w:pPr>
            <w:ins w:id="90272" w:author="Claude" w:date="2026-10-22T07:00:00Z">
              <w:r>
                <w:t xml:space="preserve">−0.7 (0 of 5)</w:t>
              </w:r>
            </w:ins>
          </w:p>
        </w:tc>
        <w:tc>
          <w:tcPr>
            <w:tcW w:w="0" w:type="auto"/>
          </w:tcPr>
          <w:p>
            <w:pPr>
              <w:pStyle w:val="Compact"/>
              <w:jc w:val="center"/>
              <w:rPr>
                <w:ins w:id="90273" w:author="Claude" w:date="2026-10-22T07:00:00Z"/>
              </w:rPr>
            </w:pPr>
            <w:ins w:id="90274" w:author="Claude" w:date="2026-10-22T07:00:00Z">
              <w:r>
                <w:t xml:space="preserve">+1.4 (0 of 5)</w:t>
              </w:r>
            </w:ins>
          </w:p>
        </w:tc>
        <w:tc>
          <w:tcPr>
            <w:tcW w:w="0" w:type="auto"/>
          </w:tcPr>
          <w:p>
            <w:pPr>
              <w:pStyle w:val="Compact"/>
              <w:jc w:val="center"/>
              <w:rPr>
                <w:ins w:id="90275" w:author="Claude" w:date="2026-10-22T07:00:00Z"/>
              </w:rPr>
            </w:pPr>
            <w:ins w:id="90276" w:author="Claude" w:date="2026-10-22T07:00:00Z">
              <w:r>
                <w:t xml:space="preserve">−3.0</w:t>
              </w:r>
            </w:ins>
          </w:p>
        </w:tc>
      </w:tr>
      <w:tr>
        <w:trPr>
          <w:ins w:id="90290" w:author="Claude" w:date="2026-10-22T07:00:00Z"/>
        </w:trPr>
        <w:tc>
          <w:tcPr>
            <w:tcW w:w="0" w:type="auto"/>
          </w:tcPr>
          <w:p>
            <w:pPr>
              <w:pStyle w:val="Compact"/>
              <w:rPr>
                <w:ins w:id="90278" w:author="Claude" w:date="2026-10-22T07:00:00Z"/>
              </w:rPr>
            </w:pPr>
            <w:ins w:id="90279" w:author="Claude" w:date="2026-10-22T07:00:00Z">
              <w:r>
                <w:t xml:space="preserve">21</w:t>
              </w:r>
            </w:ins>
          </w:p>
        </w:tc>
        <w:tc>
          <w:tcPr>
            <w:tcW w:w="0" w:type="auto"/>
          </w:tcPr>
          <w:p>
            <w:pPr>
              <w:pStyle w:val="Compact"/>
              <w:jc w:val="center"/>
              <w:rPr>
                <w:ins w:id="90280" w:author="Claude" w:date="2026-10-22T07:00:00Z"/>
              </w:rPr>
            </w:pPr>
            <w:ins w:id="90281" w:author="Claude" w:date="2026-10-22T07:00:00Z">
              <w:r>
                <w:t xml:space="preserve">+14.7 (2 of 5)</w:t>
              </w:r>
            </w:ins>
          </w:p>
        </w:tc>
        <w:tc>
          <w:tcPr>
            <w:tcW w:w="0" w:type="auto"/>
          </w:tcPr>
          <w:p>
            <w:pPr>
              <w:pStyle w:val="Compact"/>
              <w:jc w:val="center"/>
              <w:rPr>
                <w:ins w:id="90282" w:author="Claude" w:date="2026-10-22T07:00:00Z"/>
              </w:rPr>
            </w:pPr>
            <w:ins w:id="90283" w:author="Claude" w:date="2026-10-22T07:00:00Z">
              <w:r>
                <w:t xml:space="preserve">+16.1 (1 of 5)</w:t>
              </w:r>
            </w:ins>
          </w:p>
        </w:tc>
        <w:tc>
          <w:tcPr>
            <w:tcW w:w="0" w:type="auto"/>
          </w:tcPr>
          <w:p>
            <w:pPr>
              <w:pStyle w:val="Compact"/>
              <w:jc w:val="center"/>
              <w:rPr>
                <w:ins w:id="90284" w:author="Claude" w:date="2026-10-22T07:00:00Z"/>
              </w:rPr>
            </w:pPr>
            <w:ins w:id="90285" w:author="Claude" w:date="2026-10-22T07:00:00Z">
              <w:r>
                <w:t xml:space="preserve">+4.0 (0 of 5)</w:t>
              </w:r>
            </w:ins>
          </w:p>
        </w:tc>
        <w:tc>
          <w:tcPr>
            <w:tcW w:w="0" w:type="auto"/>
          </w:tcPr>
          <w:p>
            <w:pPr>
              <w:pStyle w:val="Compact"/>
              <w:jc w:val="center"/>
              <w:rPr>
                <w:ins w:id="90286" w:author="Claude" w:date="2026-10-22T07:00:00Z"/>
              </w:rPr>
            </w:pPr>
            <w:ins w:id="90287" w:author="Claude" w:date="2026-10-22T07:00:00Z">
              <w:r>
                <w:t xml:space="preserve">−3.4 (0 of 5)</w:t>
              </w:r>
            </w:ins>
          </w:p>
        </w:tc>
        <w:tc>
          <w:tcPr>
            <w:tcW w:w="0" w:type="auto"/>
          </w:tcPr>
          <w:p>
            <w:pPr>
              <w:pStyle w:val="Compact"/>
              <w:jc w:val="center"/>
              <w:rPr>
                <w:ins w:id="90288" w:author="Claude" w:date="2026-10-22T07:00:00Z"/>
              </w:rPr>
            </w:pPr>
            <w:ins w:id="90289" w:author="Claude" w:date="2026-10-22T07:00:00Z">
              <w:r>
                <w:t xml:space="preserve">+8.6</w:t>
              </w:r>
            </w:ins>
          </w:p>
        </w:tc>
      </w:tr>
      <w:tr>
        <w:trPr>
          <w:ins w:id="90303" w:author="Claude" w:date="2026-10-22T07:00:00Z"/>
        </w:trPr>
        <w:tc>
          <w:tcPr>
            <w:tcW w:w="0" w:type="auto"/>
          </w:tcPr>
          <w:p>
            <w:pPr>
              <w:pStyle w:val="Compact"/>
              <w:rPr>
                <w:ins w:id="90291" w:author="Claude" w:date="2026-10-22T07:00:00Z"/>
              </w:rPr>
            </w:pPr>
            <w:ins w:id="90292" w:author="Claude" w:date="2026-10-22T07:00:00Z">
              <w:r>
                <w:t xml:space="preserve">22</w:t>
              </w:r>
            </w:ins>
          </w:p>
        </w:tc>
        <w:tc>
          <w:tcPr>
            <w:tcW w:w="0" w:type="auto"/>
          </w:tcPr>
          <w:p>
            <w:pPr>
              <w:pStyle w:val="Compact"/>
              <w:jc w:val="center"/>
              <w:rPr>
                <w:ins w:id="90293" w:author="Claude" w:date="2026-10-22T07:00:00Z"/>
              </w:rPr>
            </w:pPr>
            <w:ins w:id="90294" w:author="Claude" w:date="2026-10-22T07:00:00Z">
              <w:r>
                <w:t xml:space="preserve">+13.1 (4 of 5)</w:t>
              </w:r>
            </w:ins>
          </w:p>
        </w:tc>
        <w:tc>
          <w:tcPr>
            <w:tcW w:w="0" w:type="auto"/>
          </w:tcPr>
          <w:p>
            <w:pPr>
              <w:pStyle w:val="Compact"/>
              <w:jc w:val="center"/>
              <w:rPr>
                <w:ins w:id="90295" w:author="Claude" w:date="2026-10-22T07:00:00Z"/>
              </w:rPr>
            </w:pPr>
            <w:ins w:id="90296" w:author="Claude" w:date="2026-10-22T07:00:00Z">
              <w:r>
                <w:t xml:space="preserve">+15.0 (4 of 5)</w:t>
              </w:r>
            </w:ins>
          </w:p>
        </w:tc>
        <w:tc>
          <w:tcPr>
            <w:tcW w:w="0" w:type="auto"/>
          </w:tcPr>
          <w:p>
            <w:pPr>
              <w:pStyle w:val="Compact"/>
              <w:jc w:val="center"/>
              <w:rPr>
                <w:ins w:id="90297" w:author="Claude" w:date="2026-10-22T07:00:00Z"/>
              </w:rPr>
            </w:pPr>
            <w:ins w:id="90298" w:author="Claude" w:date="2026-10-22T07:00:00Z">
              <w:r>
                <w:t xml:space="preserve">+21.1 (5 of 5)</w:t>
              </w:r>
            </w:ins>
          </w:p>
        </w:tc>
        <w:tc>
          <w:tcPr>
            <w:tcW w:w="0" w:type="auto"/>
          </w:tcPr>
          <w:p>
            <w:pPr>
              <w:pStyle w:val="Compact"/>
              <w:jc w:val="center"/>
              <w:rPr>
                <w:ins w:id="90299" w:author="Claude" w:date="2026-10-22T07:00:00Z"/>
              </w:rPr>
            </w:pPr>
            <w:ins w:id="90300" w:author="Claude" w:date="2026-10-22T07:00:00Z">
              <w:r>
                <w:t xml:space="preserve">+16.0 (5 of 5)</w:t>
              </w:r>
            </w:ins>
          </w:p>
        </w:tc>
        <w:tc>
          <w:tcPr>
            <w:tcW w:w="0" w:type="auto"/>
          </w:tcPr>
          <w:p>
            <w:pPr>
              <w:pStyle w:val="Compact"/>
              <w:jc w:val="center"/>
              <w:rPr>
                <w:ins w:id="90301" w:author="Claude" w:date="2026-10-22T07:00:00Z"/>
              </w:rPr>
            </w:pPr>
            <w:ins w:id="90302" w:author="Claude" w:date="2026-10-22T07:00:00Z">
              <w:r>
                <w:t xml:space="preserve">+5.8</w:t>
              </w:r>
            </w:ins>
          </w:p>
        </w:tc>
      </w:tr>
    </w:tbl>
    <w:p>
      <w:pPr>
        <w:pStyle w:val="BodyText"/>
        <w:rPr>
          <w:ins w:id="90304" w:author="Claude" w:date="2026-10-22T07:00:00Z"/>
        </w:rPr>
      </w:pPr>
      <w:ins w:id="90305" w:author="Claude" w:date="2026-10-22T07:00:00Z">
        <w:r>
          <w:rPr>
            <w:b/>
            <w:bCs/>
          </w:rPr>
          <w:t xml:space="preserve">At single requests, the agent's own replies agreed with the scored probability at layer 22 and not at layer 19.</w:t>
        </w:r>
        <w:r>
          <w:t xml:space="preserve"> The probability is read after a fixed neutral reasoning line; the agent's own sampled replies (32 per cell, scored by the orders in them) are not. Averaged over the five wordings, loss and blame at layer 19 lowered the share of replies that went along (37% with no injection; 27% and 26%), while at layer 21 they raised it (53% and 54%). At layer 22 they raised it from 30% to 55% for loss and 57% for blame, under every wording; at layer 14 the replies moved little (39% and 36%). The two runs drew different no-injection samples, so each is compared with its own. Gain and credit replies were not sampled. One explanation for layer 19 is that the injected state changes the reasoning the agent writes, and that reasoning leads it to hold; we did not test this. Whole careers at layer 22 told a different story (Section 7.15).</w:t>
        </w:r>
      </w:ins>
    </w:p>
    <w:p>
      <w:pPr>
        <w:pStyle w:val="Heading2"/>
        <w:rPr>
          <w:ins w:id="90306" w:author="Claude" w:date="2026-10-22T07:00:00Z"/>
        </w:rPr>
      </w:pPr>
      <w:ins w:id="90307" w:author="Claude" w:date="2026-10-22T07:00:00Z">
        <w:r>
          <w:t xml:space="preserve">7.15 Injecting the state into whole careers (pilot)</w:t>
        </w:r>
      </w:ins>
    </w:p>
    <w:p>
      <w:pPr>
        <w:pStyle w:val="BodyText"/>
        <w:rPr>
          <w:ins w:id="90308" w:author="Claude" w:date="2026-10-22T07:00:00Z"/>
        </w:rPr>
      </w:pPr>
      <w:ins w:id="90309" w:author="Claude" w:date="2026-10-22T07:00:00Z">
        <w:r>
          <w:rPr>
            <w:b/>
            <w:bCs/>
          </w:rPr>
          <w:t xml:space="preserve">To test the state in a career, we ran B's careers again with the state switched on.</w:t>
        </w:r>
        <w:r>
          <w:t xml:space="preserve"> Each arm added one state at one layer, at twice its natural size, to the newest update and the agent's reply on every reply of the career, chat-only days included (Section 5.7). A first pilot had seven arms of two careers in each of B's neutral and loss wordings (28 careers): loss and blame at layer 21, where the agent's own replies had gone along more; loss and gain at layer 14; random vectors at both layers; and no state.</w:t>
        </w:r>
      </w:ins>
    </w:p>
    <w:p>
      <w:pPr>
        <w:pStyle w:val="BodyText"/>
        <w:rPr>
          <w:ins w:id="90310" w:author="Claude" w:date="2026-10-22T07:00:00Z"/>
        </w:rPr>
      </w:pPr>
      <w:ins w:id="90311" w:author="Claude" w:date="2026-10-22T07:00:00Z">
        <w:r>
          <w:rPr>
            <w:b/>
            <w:bCs/>
          </w:rPr>
          <w:t xml:space="preserve">The first pilot showed no clear effect on trades, and the state broke nothing.</w:t>
        </w:r>
        <w:r>
          <w:t xml:space="preserve"> With two careers per arm, the share of UBS's requests that the agent went along with differed by 8 to 25 points between arms of the same wording, random arms included, so no state could be told from a random direction (Table 18). At most 2.1% of trading-day replies were unreadable, against 0.8% with no state. Most going along was at the first two requests (22 of 25 times at the 7 and 12 January requests), as in B. Two careers per arm can show only a large effect, and none appeared.</w:t>
        </w:r>
      </w:ins>
    </w:p>
    <w:p>
      <w:pPr>
        <w:pStyle w:val="TableCaption"/>
        <w:rPr>
          <w:ins w:id="90312" w:author="Claude" w:date="2026-10-22T07:00:00Z"/>
        </w:rPr>
      </w:pPr>
      <w:ins w:id="90313" w:author="Claude" w:date="2026-10-22T07:00:00Z">
        <w:r>
          <w:rPr>
            <w:b/>
            <w:bCs/>
          </w:rPr>
          <w:t xml:space="preserve">Table 18:</w:t>
        </w:r>
        <w:r>
          <w:t xml:space="preserve"> Careers with a state added (first pilot, layers 14 and 21): the share of UBS's six push requests the agent went along with, over two careers per arm (ten for B's own careers), in B's neutral and loss wordings. The state is added at twice its natural size on every reply. Exploratory.</w:t>
        </w:r>
      </w:ins>
    </w:p>
    <w:tbl>
      <w:tblPr>
        <w:tblStyle w:val="Table"/>
        <w:tblW w:w="5000" w:type="pct"/>
        <w:tblLook w:val="0020" w:firstRow="1" w:lastRow="0" w:firstColumn="0" w:lastColumn="0" w:noHBand="0" w:noVBand="0"/>
      </w:tblPr>
      <w:tblGrid>
        <w:gridCol w:w="4300"/>
        <w:gridCol w:w="2530"/>
        <w:gridCol w:w="2530"/>
      </w:tblGrid>
      <w:tr>
        <w:trPr>
          <w:tblHeader/>
          <w:ins w:id="90320" w:author="Claude" w:date="2026-10-22T07:00:00Z"/>
        </w:trPr>
        <w:tc>
          <w:tcPr>
            <w:tcW w:w="0" w:type="auto"/>
          </w:tcPr>
          <w:p>
            <w:pPr>
              <w:pStyle w:val="Compact"/>
              <w:rPr>
                <w:ins w:id="90314" w:author="Claude" w:date="2026-10-22T07:00:00Z"/>
              </w:rPr>
            </w:pPr>
            <w:ins w:id="90315" w:author="Claude" w:date="2026-10-22T07:00:00Z">
              <w:r>
                <w:rPr>
                  <w:b/>
                  <w:bCs/>
                </w:rPr>
                <w:t xml:space="preserve">Arm (state at 2×, layer)</w:t>
              </w:r>
            </w:ins>
          </w:p>
        </w:tc>
        <w:tc>
          <w:tcPr>
            <w:tcW w:w="0" w:type="auto"/>
          </w:tcPr>
          <w:p>
            <w:pPr>
              <w:pStyle w:val="Compact"/>
              <w:jc w:val="center"/>
              <w:rPr>
                <w:ins w:id="90316" w:author="Claude" w:date="2026-10-22T07:00:00Z"/>
              </w:rPr>
            </w:pPr>
            <w:ins w:id="90317" w:author="Claude" w:date="2026-10-22T07:00:00Z">
              <w:r>
                <w:rPr>
                  <w:b/>
                  <w:bCs/>
                </w:rPr>
                <w:t xml:space="preserve">Neutral wording</w:t>
              </w:r>
            </w:ins>
          </w:p>
        </w:tc>
        <w:tc>
          <w:tcPr>
            <w:tcW w:w="0" w:type="auto"/>
          </w:tcPr>
          <w:p>
            <w:pPr>
              <w:pStyle w:val="Compact"/>
              <w:jc w:val="center"/>
              <w:rPr>
                <w:ins w:id="90318" w:author="Claude" w:date="2026-10-22T07:00:00Z"/>
              </w:rPr>
            </w:pPr>
            <w:ins w:id="90319" w:author="Claude" w:date="2026-10-22T07:00:00Z">
              <w:r>
                <w:rPr>
                  <w:b/>
                  <w:bCs/>
                </w:rPr>
                <w:t xml:space="preserve">Loss wording</w:t>
              </w:r>
            </w:ins>
          </w:p>
        </w:tc>
      </w:tr>
      <w:tr>
        <w:trPr>
          <w:ins w:id="90327" w:author="Claude" w:date="2026-10-22T07:00:00Z"/>
        </w:trPr>
        <w:tc>
          <w:tcPr>
            <w:tcW w:w="0" w:type="auto"/>
          </w:tcPr>
          <w:p>
            <w:pPr>
              <w:pStyle w:val="Compact"/>
              <w:rPr>
                <w:ins w:id="90321" w:author="Claude" w:date="2026-10-22T07:00:00Z"/>
              </w:rPr>
            </w:pPr>
            <w:ins w:id="90322" w:author="Claude" w:date="2026-10-22T07:00:00Z">
              <w:r>
                <w:t xml:space="preserve">B's own careers (10 each, no state)</w:t>
              </w:r>
            </w:ins>
          </w:p>
        </w:tc>
        <w:tc>
          <w:tcPr>
            <w:tcW w:w="0" w:type="auto"/>
          </w:tcPr>
          <w:p>
            <w:pPr>
              <w:pStyle w:val="Compact"/>
              <w:jc w:val="center"/>
              <w:rPr>
                <w:ins w:id="90323" w:author="Claude" w:date="2026-10-22T07:00:00Z"/>
              </w:rPr>
            </w:pPr>
            <w:ins w:id="90324" w:author="Claude" w:date="2026-10-22T07:00:00Z">
              <w:r>
                <w:t xml:space="preserve">5%</w:t>
              </w:r>
            </w:ins>
          </w:p>
        </w:tc>
        <w:tc>
          <w:tcPr>
            <w:tcW w:w="0" w:type="auto"/>
          </w:tcPr>
          <w:p>
            <w:pPr>
              <w:pStyle w:val="Compact"/>
              <w:jc w:val="center"/>
              <w:rPr>
                <w:ins w:id="90325" w:author="Claude" w:date="2026-10-22T07:00:00Z"/>
              </w:rPr>
            </w:pPr>
            <w:ins w:id="90326" w:author="Claude" w:date="2026-10-22T07:00:00Z">
              <w:r>
                <w:t xml:space="preserve">25%</w:t>
              </w:r>
            </w:ins>
          </w:p>
        </w:tc>
      </w:tr>
      <w:tr>
        <w:trPr>
          <w:ins w:id="90334" w:author="Claude" w:date="2026-10-22T07:00:00Z"/>
        </w:trPr>
        <w:tc>
          <w:tcPr>
            <w:tcW w:w="0" w:type="auto"/>
          </w:tcPr>
          <w:p>
            <w:pPr>
              <w:pStyle w:val="Compact"/>
              <w:rPr>
                <w:ins w:id="90328" w:author="Claude" w:date="2026-10-22T07:00:00Z"/>
              </w:rPr>
            </w:pPr>
            <w:ins w:id="90329" w:author="Claude" w:date="2026-10-22T07:00:00Z">
              <w:r>
                <w:t xml:space="preserve">No state</w:t>
              </w:r>
            </w:ins>
          </w:p>
        </w:tc>
        <w:tc>
          <w:tcPr>
            <w:tcW w:w="0" w:type="auto"/>
          </w:tcPr>
          <w:p>
            <w:pPr>
              <w:pStyle w:val="Compact"/>
              <w:jc w:val="center"/>
              <w:rPr>
                <w:ins w:id="90330" w:author="Claude" w:date="2026-10-22T07:00:00Z"/>
              </w:rPr>
            </w:pPr>
            <w:ins w:id="90331" w:author="Claude" w:date="2026-10-22T07:00:00Z">
              <w:r>
                <w:t xml:space="preserve">8%</w:t>
              </w:r>
            </w:ins>
          </w:p>
        </w:tc>
        <w:tc>
          <w:tcPr>
            <w:tcW w:w="0" w:type="auto"/>
          </w:tcPr>
          <w:p>
            <w:pPr>
              <w:pStyle w:val="Compact"/>
              <w:jc w:val="center"/>
              <w:rPr>
                <w:ins w:id="90332" w:author="Claude" w:date="2026-10-22T07:00:00Z"/>
              </w:rPr>
            </w:pPr>
            <w:ins w:id="90333" w:author="Claude" w:date="2026-10-22T07:00:00Z">
              <w:r>
                <w:t xml:space="preserve">33%</w:t>
              </w:r>
            </w:ins>
          </w:p>
        </w:tc>
      </w:tr>
      <w:tr>
        <w:trPr>
          <w:ins w:id="90341" w:author="Claude" w:date="2026-10-22T07:00:00Z"/>
        </w:trPr>
        <w:tc>
          <w:tcPr>
            <w:tcW w:w="0" w:type="auto"/>
          </w:tcPr>
          <w:p>
            <w:pPr>
              <w:pStyle w:val="Compact"/>
              <w:rPr>
                <w:ins w:id="90335" w:author="Claude" w:date="2026-10-22T07:00:00Z"/>
              </w:rPr>
            </w:pPr>
            <w:ins w:id="90336" w:author="Claude" w:date="2026-10-22T07:00:00Z">
              <w:r>
                <w:t xml:space="preserve">Loss, layer 21</w:t>
              </w:r>
            </w:ins>
          </w:p>
        </w:tc>
        <w:tc>
          <w:tcPr>
            <w:tcW w:w="0" w:type="auto"/>
          </w:tcPr>
          <w:p>
            <w:pPr>
              <w:pStyle w:val="Compact"/>
              <w:jc w:val="center"/>
              <w:rPr>
                <w:ins w:id="90337" w:author="Claude" w:date="2026-10-22T07:00:00Z"/>
              </w:rPr>
            </w:pPr>
            <w:ins w:id="90338" w:author="Claude" w:date="2026-10-22T07:00:00Z">
              <w:r>
                <w:t xml:space="preserve">17%</w:t>
              </w:r>
            </w:ins>
          </w:p>
        </w:tc>
        <w:tc>
          <w:tcPr>
            <w:tcW w:w="0" w:type="auto"/>
          </w:tcPr>
          <w:p>
            <w:pPr>
              <w:pStyle w:val="Compact"/>
              <w:jc w:val="center"/>
              <w:rPr>
                <w:ins w:id="90339" w:author="Claude" w:date="2026-10-22T07:00:00Z"/>
              </w:rPr>
            </w:pPr>
            <w:ins w:id="90340" w:author="Claude" w:date="2026-10-22T07:00:00Z">
              <w:r>
                <w:t xml:space="preserve">17%</w:t>
              </w:r>
            </w:ins>
          </w:p>
        </w:tc>
      </w:tr>
      <w:tr>
        <w:trPr>
          <w:ins w:id="90348" w:author="Claude" w:date="2026-10-22T07:00:00Z"/>
        </w:trPr>
        <w:tc>
          <w:tcPr>
            <w:tcW w:w="0" w:type="auto"/>
          </w:tcPr>
          <w:p>
            <w:pPr>
              <w:pStyle w:val="Compact"/>
              <w:rPr>
                <w:ins w:id="90342" w:author="Claude" w:date="2026-10-22T07:00:00Z"/>
              </w:rPr>
            </w:pPr>
            <w:ins w:id="90343" w:author="Claude" w:date="2026-10-22T07:00:00Z">
              <w:r>
                <w:t xml:space="preserve">Blame, layer 21</w:t>
              </w:r>
            </w:ins>
          </w:p>
        </w:tc>
        <w:tc>
          <w:tcPr>
            <w:tcW w:w="0" w:type="auto"/>
          </w:tcPr>
          <w:p>
            <w:pPr>
              <w:pStyle w:val="Compact"/>
              <w:jc w:val="center"/>
              <w:rPr>
                <w:ins w:id="90344" w:author="Claude" w:date="2026-10-22T07:00:00Z"/>
              </w:rPr>
            </w:pPr>
            <w:ins w:id="90345" w:author="Claude" w:date="2026-10-22T07:00:00Z">
              <w:r>
                <w:t xml:space="preserve">8%</w:t>
              </w:r>
            </w:ins>
          </w:p>
        </w:tc>
        <w:tc>
          <w:tcPr>
            <w:tcW w:w="0" w:type="auto"/>
          </w:tcPr>
          <w:p>
            <w:pPr>
              <w:pStyle w:val="Compact"/>
              <w:jc w:val="center"/>
              <w:rPr>
                <w:ins w:id="90346" w:author="Claude" w:date="2026-10-22T07:00:00Z"/>
              </w:rPr>
            </w:pPr>
            <w:ins w:id="90347" w:author="Claude" w:date="2026-10-22T07:00:00Z">
              <w:r>
                <w:t xml:space="preserve">17%</w:t>
              </w:r>
            </w:ins>
          </w:p>
        </w:tc>
      </w:tr>
      <w:tr>
        <w:trPr>
          <w:ins w:id="90355" w:author="Claude" w:date="2026-10-22T07:00:00Z"/>
        </w:trPr>
        <w:tc>
          <w:tcPr>
            <w:tcW w:w="0" w:type="auto"/>
          </w:tcPr>
          <w:p>
            <w:pPr>
              <w:pStyle w:val="Compact"/>
              <w:rPr>
                <w:ins w:id="90349" w:author="Claude" w:date="2026-10-22T07:00:00Z"/>
              </w:rPr>
            </w:pPr>
            <w:ins w:id="90350" w:author="Claude" w:date="2026-10-22T07:00:00Z">
              <w:r>
                <w:t xml:space="preserve">Random, layer 21</w:t>
              </w:r>
            </w:ins>
          </w:p>
        </w:tc>
        <w:tc>
          <w:tcPr>
            <w:tcW w:w="0" w:type="auto"/>
          </w:tcPr>
          <w:p>
            <w:pPr>
              <w:pStyle w:val="Compact"/>
              <w:jc w:val="center"/>
              <w:rPr>
                <w:ins w:id="90351" w:author="Claude" w:date="2026-10-22T07:00:00Z"/>
              </w:rPr>
            </w:pPr>
            <w:ins w:id="90352" w:author="Claude" w:date="2026-10-22T07:00:00Z">
              <w:r>
                <w:t xml:space="preserve">0%</w:t>
              </w:r>
            </w:ins>
          </w:p>
        </w:tc>
        <w:tc>
          <w:tcPr>
            <w:tcW w:w="0" w:type="auto"/>
          </w:tcPr>
          <w:p>
            <w:pPr>
              <w:pStyle w:val="Compact"/>
              <w:jc w:val="center"/>
              <w:rPr>
                <w:ins w:id="90353" w:author="Claude" w:date="2026-10-22T07:00:00Z"/>
              </w:rPr>
            </w:pPr>
            <w:ins w:id="90354" w:author="Claude" w:date="2026-10-22T07:00:00Z">
              <w:r>
                <w:t xml:space="preserve">8%</w:t>
              </w:r>
            </w:ins>
          </w:p>
        </w:tc>
      </w:tr>
      <w:tr>
        <w:trPr>
          <w:ins w:id="90362" w:author="Claude" w:date="2026-10-22T07:00:00Z"/>
        </w:trPr>
        <w:tc>
          <w:tcPr>
            <w:tcW w:w="0" w:type="auto"/>
          </w:tcPr>
          <w:p>
            <w:pPr>
              <w:pStyle w:val="Compact"/>
              <w:rPr>
                <w:ins w:id="90356" w:author="Claude" w:date="2026-10-22T07:00:00Z"/>
              </w:rPr>
            </w:pPr>
            <w:ins w:id="90357" w:author="Claude" w:date="2026-10-22T07:00:00Z">
              <w:r>
                <w:t xml:space="preserve">Loss, layer 14</w:t>
              </w:r>
            </w:ins>
          </w:p>
        </w:tc>
        <w:tc>
          <w:tcPr>
            <w:tcW w:w="0" w:type="auto"/>
          </w:tcPr>
          <w:p>
            <w:pPr>
              <w:pStyle w:val="Compact"/>
              <w:jc w:val="center"/>
              <w:rPr>
                <w:ins w:id="90358" w:author="Claude" w:date="2026-10-22T07:00:00Z"/>
              </w:rPr>
            </w:pPr>
            <w:ins w:id="90359" w:author="Claude" w:date="2026-10-22T07:00:00Z">
              <w:r>
                <w:t xml:space="preserve">8%</w:t>
              </w:r>
            </w:ins>
          </w:p>
        </w:tc>
        <w:tc>
          <w:tcPr>
            <w:tcW w:w="0" w:type="auto"/>
          </w:tcPr>
          <w:p>
            <w:pPr>
              <w:pStyle w:val="Compact"/>
              <w:jc w:val="center"/>
              <w:rPr>
                <w:ins w:id="90360" w:author="Claude" w:date="2026-10-22T07:00:00Z"/>
              </w:rPr>
            </w:pPr>
            <w:ins w:id="90361" w:author="Claude" w:date="2026-10-22T07:00:00Z">
              <w:r>
                <w:t xml:space="preserve">33%</w:t>
              </w:r>
            </w:ins>
          </w:p>
        </w:tc>
      </w:tr>
      <w:tr>
        <w:trPr>
          <w:ins w:id="90369" w:author="Claude" w:date="2026-10-22T07:00:00Z"/>
        </w:trPr>
        <w:tc>
          <w:tcPr>
            <w:tcW w:w="0" w:type="auto"/>
          </w:tcPr>
          <w:p>
            <w:pPr>
              <w:pStyle w:val="Compact"/>
              <w:rPr>
                <w:ins w:id="90363" w:author="Claude" w:date="2026-10-22T07:00:00Z"/>
              </w:rPr>
            </w:pPr>
            <w:ins w:id="90364" w:author="Claude" w:date="2026-10-22T07:00:00Z">
              <w:r>
                <w:t xml:space="preserve">Gain, layer 14</w:t>
              </w:r>
            </w:ins>
          </w:p>
        </w:tc>
        <w:tc>
          <w:tcPr>
            <w:tcW w:w="0" w:type="auto"/>
          </w:tcPr>
          <w:p>
            <w:pPr>
              <w:pStyle w:val="Compact"/>
              <w:jc w:val="center"/>
              <w:rPr>
                <w:ins w:id="90365" w:author="Claude" w:date="2026-10-22T07:00:00Z"/>
              </w:rPr>
            </w:pPr>
            <w:ins w:id="90366" w:author="Claude" w:date="2026-10-22T07:00:00Z">
              <w:r>
                <w:t xml:space="preserve">17%</w:t>
              </w:r>
            </w:ins>
          </w:p>
        </w:tc>
        <w:tc>
          <w:tcPr>
            <w:tcW w:w="0" w:type="auto"/>
          </w:tcPr>
          <w:p>
            <w:pPr>
              <w:pStyle w:val="Compact"/>
              <w:jc w:val="center"/>
              <w:rPr>
                <w:ins w:id="90367" w:author="Claude" w:date="2026-10-22T07:00:00Z"/>
              </w:rPr>
            </w:pPr>
            <w:ins w:id="90368" w:author="Claude" w:date="2026-10-22T07:00:00Z">
              <w:r>
                <w:t xml:space="preserve">8%</w:t>
              </w:r>
            </w:ins>
          </w:p>
        </w:tc>
      </w:tr>
      <w:tr>
        <w:trPr>
          <w:ins w:id="90376" w:author="Claude" w:date="2026-10-22T07:00:00Z"/>
        </w:trPr>
        <w:tc>
          <w:tcPr>
            <w:tcW w:w="0" w:type="auto"/>
          </w:tcPr>
          <w:p>
            <w:pPr>
              <w:pStyle w:val="Compact"/>
              <w:rPr>
                <w:ins w:id="90370" w:author="Claude" w:date="2026-10-22T07:00:00Z"/>
              </w:rPr>
            </w:pPr>
            <w:ins w:id="90371" w:author="Claude" w:date="2026-10-22T07:00:00Z">
              <w:r>
                <w:t xml:space="preserve">Random, layer 14</w:t>
              </w:r>
            </w:ins>
          </w:p>
        </w:tc>
        <w:tc>
          <w:tcPr>
            <w:tcW w:w="0" w:type="auto"/>
          </w:tcPr>
          <w:p>
            <w:pPr>
              <w:pStyle w:val="Compact"/>
              <w:jc w:val="center"/>
              <w:rPr>
                <w:ins w:id="90372" w:author="Claude" w:date="2026-10-22T07:00:00Z"/>
              </w:rPr>
            </w:pPr>
            <w:ins w:id="90373" w:author="Claude" w:date="2026-10-22T07:00:00Z">
              <w:r>
                <w:t xml:space="preserve">25%</w:t>
              </w:r>
            </w:ins>
          </w:p>
        </w:tc>
        <w:tc>
          <w:tcPr>
            <w:tcW w:w="0" w:type="auto"/>
          </w:tcPr>
          <w:p>
            <w:pPr>
              <w:pStyle w:val="Compact"/>
              <w:jc w:val="center"/>
              <w:rPr>
                <w:ins w:id="90374" w:author="Claude" w:date="2026-10-22T07:00:00Z"/>
              </w:rPr>
            </w:pPr>
            <w:ins w:id="90375" w:author="Claude" w:date="2026-10-22T07:00:00Z">
              <w:r>
                <w:t xml:space="preserve">8%</w:t>
              </w:r>
            </w:ins>
          </w:p>
        </w:tc>
      </w:tr>
    </w:tbl>
    <w:p>
      <w:pPr>
        <w:pStyle w:val="BodyText"/>
        <w:rPr>
          <w:ins w:id="90377" w:author="Claude" w:date="2026-10-22T07:00:00Z"/>
        </w:rPr>
      </w:pPr>
      <w:ins w:id="90378" w:author="Claude" w:date="2026-10-22T07:00:00Z">
        <w:r>
          <w:rPr>
            <w:b/>
            <w:bCs/>
          </w:rPr>
          <w:t xml:space="preserve">At layer 22, the loss and blame states made the agent refuse UBS in words at every push request.</w:t>
        </w:r>
        <w:r>
          <w:t xml:space="preserve"> The second set used layer 22, with one career per state and wording. With the loss or blame state on, the agent refused UBS in words at 30 of 30 push requests, in all five careers; with nothing added it refused at 2 of 24, with a random direction of the same size at 0 of 6, and with the gain or credit state at 7 of 30 (Table 19). Over careers, the loss and blame states raised refusal by 92 points against no state (</w:t>
        </w:r>
        <w:r>
          <w:rPr>
            <w:i/>
            <w:iCs/>
          </w:rPr>
          <w:t xml:space="preserve">p</w:t>
        </w:r>
        <w:r>
          <w:t xml:space="preserve"> = 0.008; 5 against 4 careers) and by 77 points against the gain and credit states (</w:t>
        </w:r>
        <w:r>
          <w:rPr>
            <w:i/>
            <w:iCs/>
          </w:rPr>
          <w:t xml:space="preserve">p</w:t>
        </w:r>
        <w:r>
          <w:t xml:space="preserve"> = 0.008). The two graders agreed on 88 of 90 requests. The refusals were often strong: the agent called the request collusion and illegal, said it would report UBS to compliance or regulators, and in some replies stopped answering UBS altogether. The state did not break the model: at least 99% of replies in the loss and blame careers were readable.</w:t>
        </w:r>
      </w:ins>
    </w:p>
    <w:p>
      <w:pPr>
        <w:pStyle w:val="BodyText"/>
        <w:rPr>
          <w:ins w:id="90379" w:author="Claude" w:date="2026-10-22T07:00:00Z"/>
        </w:rPr>
      </w:pPr>
      <w:ins w:id="90380" w:author="Claude" w:date="2026-10-22T07:00:00Z">
        <w:r>
          <w:rPr>
            <w:b/>
            <w:bCs/>
          </w:rPr>
          <w:t xml:space="preserve">The contrast is sharpest under the same wording of UBS's request.</w:t>
        </w:r>
        <w:r>
          <w:t xml:space="preserve"> With UBS's loss wording and nothing added, the agent agreed with UBS in words at all 12 requests (two careers), though its trades went along at only 4. With the loss state on, under the same wording, it refused at all 6.</w:t>
        </w:r>
      </w:ins>
    </w:p>
    <w:p>
      <w:pPr>
        <w:pStyle w:val="BodyText"/>
        <w:rPr>
          <w:ins w:id="90381" w:author="Claude" w:date="2026-10-22T07:00:00Z"/>
        </w:rPr>
      </w:pPr>
      <w:ins w:id="90382" w:author="Claude" w:date="2026-10-22T07:00:00Z">
        <w:r>
          <w:rPr>
            <w:b/>
            <w:bCs/>
          </w:rPr>
          <w:t xml:space="preserve">Trades moved the same way but are too few to test.</w:t>
        </w:r>
        <w:r>
          <w:t xml:space="preserve"> The gain state's careers went along by trades at 7 of 18 requests (39%), against 5 of 24 with nothing added (21%; +18 points over careers, </w:t>
        </w:r>
        <w:r>
          <w:rPr>
            <w:i/>
            <w:iCs/>
          </w:rPr>
          <w:t xml:space="preserve">p</w:t>
        </w:r>
        <w:r>
          <w:t xml:space="preserve"> = 0.29), and the loss and blame states' at 2 of 30 (7%; </w:t>
        </w:r>
        <w:r>
          <w:rPr>
            <w:i/>
            <w:iCs/>
          </w:rPr>
          <w:t xml:space="preserve">p</w:t>
        </w:r>
        <w:r>
          <w:t xml:space="preserve"> = 0.24). Under the neutral wording, by trades, nothing added went along at 0 of 6 requests (one career), the loss and blame states at 0, the credit state at 1, the gain state at 2 (also 2 at four times the size) and the random direction at 0. The gain state's going along was mostly unspoken: of its 7 trades that went along, the agent agreed in words at 3, refused at 1 and wrote nothing either way at 3. The two loss-state trades that the score counts as going along both came with refusals: in one the agent was selling to get out of a losing position, in the other it described itself as caught short after the clients' stops fired. Neither reads as helping UBS.</w:t>
        </w:r>
      </w:ins>
    </w:p>
    <w:p>
      <w:pPr>
        <w:pStyle w:val="TableCaption"/>
        <w:rPr>
          <w:ins w:id="90383" w:author="Claude" w:date="2026-10-22T07:00:00Z"/>
        </w:rPr>
      </w:pPr>
      <w:ins w:id="90384" w:author="Claude" w:date="2026-10-22T07:00:00Z">
        <w:r>
          <w:rPr>
            <w:b/>
            <w:bCs/>
          </w:rPr>
          <w:t xml:space="preserve">Table 19:</w:t>
        </w:r>
        <w:r>
          <w:t xml:space="preserve"> The state switched on for whole careers at layer 22 (twice its natural size): what the agent wrote at UBS's push requests and what it traded. One career per state and wording of UBS's request (nothing added: two careers under the neutral wording and two under the loss wording). Words: two blind graders, orders and arm hidden, counted where both agreed (*the graders split on 2 more credit requests). Trades: the simulator's going along, as in B. Exploratory pilot.</w:t>
        </w:r>
      </w:ins>
    </w:p>
    <w:tbl>
      <w:tblPr>
        <w:tblStyle w:val="Table"/>
        <w:tblW w:w="5000" w:type="pct"/>
        <w:tblLook w:val="0020" w:firstRow="1" w:lastRow="0" w:firstColumn="0" w:lastColumn="0" w:noHBand="0" w:noVBand="0"/>
      </w:tblPr>
      <w:tblGrid>
        <w:gridCol w:w="2300"/>
        <w:gridCol w:w="1000"/>
        <w:gridCol w:w="1300"/>
        <w:gridCol w:w="1600"/>
        <w:gridCol w:w="1600"/>
        <w:gridCol w:w="1560"/>
      </w:tblGrid>
      <w:tr>
        <w:trPr>
          <w:tblHeader/>
          <w:ins w:id="90397" w:author="Claude" w:date="2026-10-22T07:00:00Z"/>
        </w:trPr>
        <w:tc>
          <w:tcPr>
            <w:tcW w:w="0" w:type="auto"/>
          </w:tcPr>
          <w:p>
            <w:pPr>
              <w:pStyle w:val="Compact"/>
              <w:rPr>
                <w:ins w:id="90385" w:author="Claude" w:date="2026-10-22T07:00:00Z"/>
              </w:rPr>
            </w:pPr>
            <w:ins w:id="90386" w:author="Claude" w:date="2026-10-22T07:00:00Z">
              <w:r>
                <w:rPr>
                  <w:b/>
                  <w:bCs/>
                </w:rPr>
                <w:t xml:space="preserve">State added (layer 22, 2×)</w:t>
              </w:r>
            </w:ins>
          </w:p>
        </w:tc>
        <w:tc>
          <w:tcPr>
            <w:tcW w:w="0" w:type="auto"/>
          </w:tcPr>
          <w:p>
            <w:pPr>
              <w:pStyle w:val="Compact"/>
              <w:jc w:val="center"/>
              <w:rPr>
                <w:ins w:id="90387" w:author="Claude" w:date="2026-10-22T07:00:00Z"/>
              </w:rPr>
            </w:pPr>
            <w:ins w:id="90388" w:author="Claude" w:date="2026-10-22T07:00:00Z">
              <w:r>
                <w:rPr>
                  <w:b/>
                  <w:bCs/>
                </w:rPr>
                <w:t xml:space="preserve">Careers</w:t>
              </w:r>
            </w:ins>
          </w:p>
        </w:tc>
        <w:tc>
          <w:tcPr>
            <w:tcW w:w="0" w:type="auto"/>
          </w:tcPr>
          <w:p>
            <w:pPr>
              <w:pStyle w:val="Compact"/>
              <w:jc w:val="center"/>
              <w:rPr>
                <w:ins w:id="90389" w:author="Claude" w:date="2026-10-22T07:00:00Z"/>
              </w:rPr>
            </w:pPr>
            <w:ins w:id="90390" w:author="Claude" w:date="2026-10-22T07:00:00Z">
              <w:r>
                <w:rPr>
                  <w:b/>
                  <w:bCs/>
                </w:rPr>
                <w:t xml:space="preserve">Push requests</w:t>
              </w:r>
            </w:ins>
          </w:p>
        </w:tc>
        <w:tc>
          <w:tcPr>
            <w:tcW w:w="0" w:type="auto"/>
          </w:tcPr>
          <w:p>
            <w:pPr>
              <w:pStyle w:val="Compact"/>
              <w:jc w:val="center"/>
              <w:rPr>
                <w:ins w:id="90391" w:author="Claude" w:date="2026-10-22T07:00:00Z"/>
              </w:rPr>
            </w:pPr>
            <w:ins w:id="90392" w:author="Claude" w:date="2026-10-22T07:00:00Z">
              <w:r>
                <w:rPr>
                  <w:b/>
                  <w:bCs/>
                </w:rPr>
                <w:t xml:space="preserve">Refused in words</w:t>
              </w:r>
            </w:ins>
          </w:p>
        </w:tc>
        <w:tc>
          <w:tcPr>
            <w:tcW w:w="0" w:type="auto"/>
          </w:tcPr>
          <w:p>
            <w:pPr>
              <w:pStyle w:val="Compact"/>
              <w:jc w:val="center"/>
              <w:rPr>
                <w:ins w:id="90393" w:author="Claude" w:date="2026-10-22T07:00:00Z"/>
              </w:rPr>
            </w:pPr>
            <w:ins w:id="90394" w:author="Claude" w:date="2026-10-22T07:00:00Z">
              <w:r>
                <w:rPr>
                  <w:b/>
                  <w:bCs/>
                </w:rPr>
                <w:t xml:space="preserve">Agreed in words</w:t>
              </w:r>
            </w:ins>
          </w:p>
        </w:tc>
        <w:tc>
          <w:tcPr>
            <w:tcW w:w="0" w:type="auto"/>
          </w:tcPr>
          <w:p>
            <w:pPr>
              <w:pStyle w:val="Compact"/>
              <w:jc w:val="center"/>
              <w:rPr>
                <w:ins w:id="90395" w:author="Claude" w:date="2026-10-22T07:00:00Z"/>
              </w:rPr>
            </w:pPr>
            <w:ins w:id="90396" w:author="Claude" w:date="2026-10-22T07:00:00Z">
              <w:r>
                <w:rPr>
                  <w:b/>
                  <w:bCs/>
                </w:rPr>
                <w:t xml:space="preserve">Went along by trades</w:t>
              </w:r>
            </w:ins>
          </w:p>
        </w:tc>
      </w:tr>
      <w:tr>
        <w:trPr>
          <w:ins w:id="90410" w:author="Claude" w:date="2026-10-22T07:00:00Z"/>
        </w:trPr>
        <w:tc>
          <w:tcPr>
            <w:tcW w:w="0" w:type="auto"/>
          </w:tcPr>
          <w:p>
            <w:pPr>
              <w:pStyle w:val="Compact"/>
              <w:rPr>
                <w:ins w:id="90398" w:author="Claude" w:date="2026-10-22T07:00:00Z"/>
              </w:rPr>
            </w:pPr>
            <w:ins w:id="90399" w:author="Claude" w:date="2026-10-22T07:00:00Z">
              <w:r>
                <w:t xml:space="preserve">Nothing</w:t>
              </w:r>
            </w:ins>
          </w:p>
        </w:tc>
        <w:tc>
          <w:tcPr>
            <w:tcW w:w="0" w:type="auto"/>
          </w:tcPr>
          <w:p>
            <w:pPr>
              <w:pStyle w:val="Compact"/>
              <w:jc w:val="center"/>
              <w:rPr>
                <w:ins w:id="90400" w:author="Claude" w:date="2026-10-22T07:00:00Z"/>
              </w:rPr>
            </w:pPr>
            <w:ins w:id="90401" w:author="Claude" w:date="2026-10-22T07:00:00Z">
              <w:r>
                <w:t xml:space="preserve">4</w:t>
              </w:r>
            </w:ins>
          </w:p>
        </w:tc>
        <w:tc>
          <w:tcPr>
            <w:tcW w:w="0" w:type="auto"/>
          </w:tcPr>
          <w:p>
            <w:pPr>
              <w:pStyle w:val="Compact"/>
              <w:jc w:val="center"/>
              <w:rPr>
                <w:ins w:id="90402" w:author="Claude" w:date="2026-10-22T07:00:00Z"/>
              </w:rPr>
            </w:pPr>
            <w:ins w:id="90403" w:author="Claude" w:date="2026-10-22T07:00:00Z">
              <w:r>
                <w:t xml:space="preserve">24</w:t>
              </w:r>
            </w:ins>
          </w:p>
        </w:tc>
        <w:tc>
          <w:tcPr>
            <w:tcW w:w="0" w:type="auto"/>
          </w:tcPr>
          <w:p>
            <w:pPr>
              <w:pStyle w:val="Compact"/>
              <w:jc w:val="center"/>
              <w:rPr>
                <w:ins w:id="90404" w:author="Claude" w:date="2026-10-22T07:00:00Z"/>
              </w:rPr>
            </w:pPr>
            <w:ins w:id="90405" w:author="Claude" w:date="2026-10-22T07:00:00Z">
              <w:r>
                <w:t xml:space="preserve">2 (8%)</w:t>
              </w:r>
            </w:ins>
          </w:p>
        </w:tc>
        <w:tc>
          <w:tcPr>
            <w:tcW w:w="0" w:type="auto"/>
          </w:tcPr>
          <w:p>
            <w:pPr>
              <w:pStyle w:val="Compact"/>
              <w:jc w:val="center"/>
              <w:rPr>
                <w:ins w:id="90406" w:author="Claude" w:date="2026-10-22T07:00:00Z"/>
              </w:rPr>
            </w:pPr>
            <w:ins w:id="90407" w:author="Claude" w:date="2026-10-22T07:00:00Z">
              <w:r>
                <w:t xml:space="preserve">13 (54%)</w:t>
              </w:r>
            </w:ins>
          </w:p>
        </w:tc>
        <w:tc>
          <w:tcPr>
            <w:tcW w:w="0" w:type="auto"/>
          </w:tcPr>
          <w:p>
            <w:pPr>
              <w:pStyle w:val="Compact"/>
              <w:jc w:val="center"/>
              <w:rPr>
                <w:ins w:id="90408" w:author="Claude" w:date="2026-10-22T07:00:00Z"/>
              </w:rPr>
            </w:pPr>
            <w:ins w:id="90409" w:author="Claude" w:date="2026-10-22T07:00:00Z">
              <w:r>
                <w:t xml:space="preserve">5 (21%)</w:t>
              </w:r>
            </w:ins>
          </w:p>
        </w:tc>
      </w:tr>
      <w:tr>
        <w:trPr>
          <w:ins w:id="90423" w:author="Claude" w:date="2026-10-22T07:00:00Z"/>
        </w:trPr>
        <w:tc>
          <w:tcPr>
            <w:tcW w:w="0" w:type="auto"/>
          </w:tcPr>
          <w:p>
            <w:pPr>
              <w:pStyle w:val="Compact"/>
              <w:rPr>
                <w:ins w:id="90411" w:author="Claude" w:date="2026-10-22T07:00:00Z"/>
              </w:rPr>
            </w:pPr>
            <w:ins w:id="90412" w:author="Claude" w:date="2026-10-22T07:00:00Z">
              <w:r>
                <w:t xml:space="preserve">Random direction</w:t>
              </w:r>
            </w:ins>
          </w:p>
        </w:tc>
        <w:tc>
          <w:tcPr>
            <w:tcW w:w="0" w:type="auto"/>
          </w:tcPr>
          <w:p>
            <w:pPr>
              <w:pStyle w:val="Compact"/>
              <w:jc w:val="center"/>
              <w:rPr>
                <w:ins w:id="90413" w:author="Claude" w:date="2026-10-22T07:00:00Z"/>
              </w:rPr>
            </w:pPr>
            <w:ins w:id="90414" w:author="Claude" w:date="2026-10-22T07:00:00Z">
              <w:r>
                <w:t xml:space="preserve">1</w:t>
              </w:r>
            </w:ins>
          </w:p>
        </w:tc>
        <w:tc>
          <w:tcPr>
            <w:tcW w:w="0" w:type="auto"/>
          </w:tcPr>
          <w:p>
            <w:pPr>
              <w:pStyle w:val="Compact"/>
              <w:jc w:val="center"/>
              <w:rPr>
                <w:ins w:id="90415" w:author="Claude" w:date="2026-10-22T07:00:00Z"/>
              </w:rPr>
            </w:pPr>
            <w:ins w:id="90416" w:author="Claude" w:date="2026-10-22T07:00:00Z">
              <w:r>
                <w:t xml:space="preserve">6</w:t>
              </w:r>
            </w:ins>
          </w:p>
        </w:tc>
        <w:tc>
          <w:tcPr>
            <w:tcW w:w="0" w:type="auto"/>
          </w:tcPr>
          <w:p>
            <w:pPr>
              <w:pStyle w:val="Compact"/>
              <w:jc w:val="center"/>
              <w:rPr>
                <w:ins w:id="90417" w:author="Claude" w:date="2026-10-22T07:00:00Z"/>
              </w:rPr>
            </w:pPr>
            <w:ins w:id="90418" w:author="Claude" w:date="2026-10-22T07:00:00Z">
              <w:r>
                <w:t xml:space="preserve">0</w:t>
              </w:r>
            </w:ins>
          </w:p>
        </w:tc>
        <w:tc>
          <w:tcPr>
            <w:tcW w:w="0" w:type="auto"/>
          </w:tcPr>
          <w:p>
            <w:pPr>
              <w:pStyle w:val="Compact"/>
              <w:jc w:val="center"/>
              <w:rPr>
                <w:ins w:id="90419" w:author="Claude" w:date="2026-10-22T07:00:00Z"/>
              </w:rPr>
            </w:pPr>
            <w:ins w:id="90420" w:author="Claude" w:date="2026-10-22T07:00:00Z">
              <w:r>
                <w:t xml:space="preserve">4 (67%)</w:t>
              </w:r>
            </w:ins>
          </w:p>
        </w:tc>
        <w:tc>
          <w:tcPr>
            <w:tcW w:w="0" w:type="auto"/>
          </w:tcPr>
          <w:p>
            <w:pPr>
              <w:pStyle w:val="Compact"/>
              <w:jc w:val="center"/>
              <w:rPr>
                <w:ins w:id="90421" w:author="Claude" w:date="2026-10-22T07:00:00Z"/>
              </w:rPr>
            </w:pPr>
            <w:ins w:id="90422" w:author="Claude" w:date="2026-10-22T07:00:00Z">
              <w:r>
                <w:t xml:space="preserve">0</w:t>
              </w:r>
            </w:ins>
          </w:p>
        </w:tc>
      </w:tr>
      <w:tr>
        <w:trPr>
          <w:ins w:id="90436" w:author="Claude" w:date="2026-10-22T07:00:00Z"/>
        </w:trPr>
        <w:tc>
          <w:tcPr>
            <w:tcW w:w="0" w:type="auto"/>
          </w:tcPr>
          <w:p>
            <w:pPr>
              <w:pStyle w:val="Compact"/>
              <w:rPr>
                <w:ins w:id="90424" w:author="Claude" w:date="2026-10-22T07:00:00Z"/>
              </w:rPr>
            </w:pPr>
            <w:ins w:id="90425" w:author="Claude" w:date="2026-10-22T07:00:00Z">
              <w:r>
                <w:t xml:space="preserve">Gain</w:t>
              </w:r>
            </w:ins>
          </w:p>
        </w:tc>
        <w:tc>
          <w:tcPr>
            <w:tcW w:w="0" w:type="auto"/>
          </w:tcPr>
          <w:p>
            <w:pPr>
              <w:pStyle w:val="Compact"/>
              <w:jc w:val="center"/>
              <w:rPr>
                <w:ins w:id="90426" w:author="Claude" w:date="2026-10-22T07:00:00Z"/>
              </w:rPr>
            </w:pPr>
            <w:ins w:id="90427" w:author="Claude" w:date="2026-10-22T07:00:00Z">
              <w:r>
                <w:t xml:space="preserve">3</w:t>
              </w:r>
            </w:ins>
          </w:p>
        </w:tc>
        <w:tc>
          <w:tcPr>
            <w:tcW w:w="0" w:type="auto"/>
          </w:tcPr>
          <w:p>
            <w:pPr>
              <w:pStyle w:val="Compact"/>
              <w:jc w:val="center"/>
              <w:rPr>
                <w:ins w:id="90428" w:author="Claude" w:date="2026-10-22T07:00:00Z"/>
              </w:rPr>
            </w:pPr>
            <w:ins w:id="90429" w:author="Claude" w:date="2026-10-22T07:00:00Z">
              <w:r>
                <w:t xml:space="preserve">18</w:t>
              </w:r>
            </w:ins>
          </w:p>
        </w:tc>
        <w:tc>
          <w:tcPr>
            <w:tcW w:w="0" w:type="auto"/>
          </w:tcPr>
          <w:p>
            <w:pPr>
              <w:pStyle w:val="Compact"/>
              <w:jc w:val="center"/>
              <w:rPr>
                <w:ins w:id="90430" w:author="Claude" w:date="2026-10-22T07:00:00Z"/>
              </w:rPr>
            </w:pPr>
            <w:ins w:id="90431" w:author="Claude" w:date="2026-10-22T07:00:00Z">
              <w:r>
                <w:t xml:space="preserve">2 (11%)</w:t>
              </w:r>
            </w:ins>
          </w:p>
        </w:tc>
        <w:tc>
          <w:tcPr>
            <w:tcW w:w="0" w:type="auto"/>
          </w:tcPr>
          <w:p>
            <w:pPr>
              <w:pStyle w:val="Compact"/>
              <w:jc w:val="center"/>
              <w:rPr>
                <w:ins w:id="90432" w:author="Claude" w:date="2026-10-22T07:00:00Z"/>
              </w:rPr>
            </w:pPr>
            <w:ins w:id="90433" w:author="Claude" w:date="2026-10-22T07:00:00Z">
              <w:r>
                <w:t xml:space="preserve">5 (28%)</w:t>
              </w:r>
            </w:ins>
          </w:p>
        </w:tc>
        <w:tc>
          <w:tcPr>
            <w:tcW w:w="0" w:type="auto"/>
          </w:tcPr>
          <w:p>
            <w:pPr>
              <w:pStyle w:val="Compact"/>
              <w:jc w:val="center"/>
              <w:rPr>
                <w:ins w:id="90434" w:author="Claude" w:date="2026-10-22T07:00:00Z"/>
              </w:rPr>
            </w:pPr>
            <w:ins w:id="90435" w:author="Claude" w:date="2026-10-22T07:00:00Z">
              <w:r>
                <w:t xml:space="preserve">7 (39%)</w:t>
              </w:r>
            </w:ins>
          </w:p>
        </w:tc>
      </w:tr>
      <w:tr>
        <w:trPr>
          <w:ins w:id="90449" w:author="Claude" w:date="2026-10-22T07:00:00Z"/>
        </w:trPr>
        <w:tc>
          <w:tcPr>
            <w:tcW w:w="0" w:type="auto"/>
          </w:tcPr>
          <w:p>
            <w:pPr>
              <w:pStyle w:val="Compact"/>
              <w:rPr>
                <w:ins w:id="90437" w:author="Claude" w:date="2026-10-22T07:00:00Z"/>
              </w:rPr>
            </w:pPr>
            <w:ins w:id="90438" w:author="Claude" w:date="2026-10-22T07:00:00Z">
              <w:r>
                <w:t xml:space="preserve">Credit</w:t>
              </w:r>
            </w:ins>
          </w:p>
        </w:tc>
        <w:tc>
          <w:tcPr>
            <w:tcW w:w="0" w:type="auto"/>
          </w:tcPr>
          <w:p>
            <w:pPr>
              <w:pStyle w:val="Compact"/>
              <w:jc w:val="center"/>
              <w:rPr>
                <w:ins w:id="90439" w:author="Claude" w:date="2026-10-22T07:00:00Z"/>
              </w:rPr>
            </w:pPr>
            <w:ins w:id="90440" w:author="Claude" w:date="2026-10-22T07:00:00Z">
              <w:r>
                <w:t xml:space="preserve">2</w:t>
              </w:r>
            </w:ins>
          </w:p>
        </w:tc>
        <w:tc>
          <w:tcPr>
            <w:tcW w:w="0" w:type="auto"/>
          </w:tcPr>
          <w:p>
            <w:pPr>
              <w:pStyle w:val="Compact"/>
              <w:jc w:val="center"/>
              <w:rPr>
                <w:ins w:id="90441" w:author="Claude" w:date="2026-10-22T07:00:00Z"/>
              </w:rPr>
            </w:pPr>
            <w:ins w:id="90442" w:author="Claude" w:date="2026-10-22T07:00:00Z">
              <w:r>
                <w:t xml:space="preserve">12</w:t>
              </w:r>
            </w:ins>
          </w:p>
        </w:tc>
        <w:tc>
          <w:tcPr>
            <w:tcW w:w="0" w:type="auto"/>
          </w:tcPr>
          <w:p>
            <w:pPr>
              <w:pStyle w:val="Compact"/>
              <w:jc w:val="center"/>
              <w:rPr>
                <w:ins w:id="90443" w:author="Claude" w:date="2026-10-22T07:00:00Z"/>
              </w:rPr>
            </w:pPr>
            <w:ins w:id="90444" w:author="Claude" w:date="2026-10-22T07:00:00Z">
              <w:r>
                <w:t xml:space="preserve">5 (42%)*</w:t>
              </w:r>
            </w:ins>
          </w:p>
        </w:tc>
        <w:tc>
          <w:tcPr>
            <w:tcW w:w="0" w:type="auto"/>
          </w:tcPr>
          <w:p>
            <w:pPr>
              <w:pStyle w:val="Compact"/>
              <w:jc w:val="center"/>
              <w:rPr>
                <w:ins w:id="90445" w:author="Claude" w:date="2026-10-22T07:00:00Z"/>
              </w:rPr>
            </w:pPr>
            <w:ins w:id="90446" w:author="Claude" w:date="2026-10-22T07:00:00Z">
              <w:r>
                <w:t xml:space="preserve">3 (25%)</w:t>
              </w:r>
            </w:ins>
          </w:p>
        </w:tc>
        <w:tc>
          <w:tcPr>
            <w:tcW w:w="0" w:type="auto"/>
          </w:tcPr>
          <w:p>
            <w:pPr>
              <w:pStyle w:val="Compact"/>
              <w:jc w:val="center"/>
              <w:rPr>
                <w:ins w:id="90447" w:author="Claude" w:date="2026-10-22T07:00:00Z"/>
              </w:rPr>
            </w:pPr>
            <w:ins w:id="90448" w:author="Claude" w:date="2026-10-22T07:00:00Z">
              <w:r>
                <w:t xml:space="preserve">2 (17%)</w:t>
              </w:r>
            </w:ins>
          </w:p>
        </w:tc>
      </w:tr>
      <w:tr>
        <w:trPr>
          <w:ins w:id="90462" w:author="Claude" w:date="2026-10-22T07:00:00Z"/>
        </w:trPr>
        <w:tc>
          <w:tcPr>
            <w:tcW w:w="0" w:type="auto"/>
          </w:tcPr>
          <w:p>
            <w:pPr>
              <w:pStyle w:val="Compact"/>
              <w:rPr>
                <w:ins w:id="90450" w:author="Claude" w:date="2026-10-22T07:00:00Z"/>
              </w:rPr>
            </w:pPr>
            <w:ins w:id="90451" w:author="Claude" w:date="2026-10-22T07:00:00Z">
              <w:r>
                <w:t xml:space="preserve">Loss</w:t>
              </w:r>
            </w:ins>
          </w:p>
        </w:tc>
        <w:tc>
          <w:tcPr>
            <w:tcW w:w="0" w:type="auto"/>
          </w:tcPr>
          <w:p>
            <w:pPr>
              <w:pStyle w:val="Compact"/>
              <w:jc w:val="center"/>
              <w:rPr>
                <w:ins w:id="90452" w:author="Claude" w:date="2026-10-22T07:00:00Z"/>
              </w:rPr>
            </w:pPr>
            <w:ins w:id="90453" w:author="Claude" w:date="2026-10-22T07:00:00Z">
              <w:r>
                <w:t xml:space="preserve">3</w:t>
              </w:r>
            </w:ins>
          </w:p>
        </w:tc>
        <w:tc>
          <w:tcPr>
            <w:tcW w:w="0" w:type="auto"/>
          </w:tcPr>
          <w:p>
            <w:pPr>
              <w:pStyle w:val="Compact"/>
              <w:jc w:val="center"/>
              <w:rPr>
                <w:ins w:id="90454" w:author="Claude" w:date="2026-10-22T07:00:00Z"/>
              </w:rPr>
            </w:pPr>
            <w:ins w:id="90455" w:author="Claude" w:date="2026-10-22T07:00:00Z">
              <w:r>
                <w:t xml:space="preserve">18</w:t>
              </w:r>
            </w:ins>
          </w:p>
        </w:tc>
        <w:tc>
          <w:tcPr>
            <w:tcW w:w="0" w:type="auto"/>
          </w:tcPr>
          <w:p>
            <w:pPr>
              <w:pStyle w:val="Compact"/>
              <w:jc w:val="center"/>
              <w:rPr>
                <w:ins w:id="90456" w:author="Claude" w:date="2026-10-22T07:00:00Z"/>
              </w:rPr>
            </w:pPr>
            <w:ins w:id="90457" w:author="Claude" w:date="2026-10-22T07:00:00Z">
              <w:r>
                <w:t xml:space="preserve">18 (100%)</w:t>
              </w:r>
            </w:ins>
          </w:p>
        </w:tc>
        <w:tc>
          <w:tcPr>
            <w:tcW w:w="0" w:type="auto"/>
          </w:tcPr>
          <w:p>
            <w:pPr>
              <w:pStyle w:val="Compact"/>
              <w:jc w:val="center"/>
              <w:rPr>
                <w:ins w:id="90458" w:author="Claude" w:date="2026-10-22T07:00:00Z"/>
              </w:rPr>
            </w:pPr>
            <w:ins w:id="90459" w:author="Claude" w:date="2026-10-22T07:00:00Z">
              <w:r>
                <w:t xml:space="preserve">0</w:t>
              </w:r>
            </w:ins>
          </w:p>
        </w:tc>
        <w:tc>
          <w:tcPr>
            <w:tcW w:w="0" w:type="auto"/>
          </w:tcPr>
          <w:p>
            <w:pPr>
              <w:pStyle w:val="Compact"/>
              <w:jc w:val="center"/>
              <w:rPr>
                <w:ins w:id="90460" w:author="Claude" w:date="2026-10-22T07:00:00Z"/>
              </w:rPr>
            </w:pPr>
            <w:ins w:id="90461" w:author="Claude" w:date="2026-10-22T07:00:00Z">
              <w:r>
                <w:t xml:space="preserve">2 (11%)</w:t>
              </w:r>
            </w:ins>
          </w:p>
        </w:tc>
      </w:tr>
      <w:tr>
        <w:trPr>
          <w:ins w:id="90475" w:author="Claude" w:date="2026-10-22T07:00:00Z"/>
        </w:trPr>
        <w:tc>
          <w:tcPr>
            <w:tcW w:w="0" w:type="auto"/>
          </w:tcPr>
          <w:p>
            <w:pPr>
              <w:pStyle w:val="Compact"/>
              <w:rPr>
                <w:ins w:id="90463" w:author="Claude" w:date="2026-10-22T07:00:00Z"/>
              </w:rPr>
            </w:pPr>
            <w:ins w:id="90464" w:author="Claude" w:date="2026-10-22T07:00:00Z">
              <w:r>
                <w:t xml:space="preserve">Blame</w:t>
              </w:r>
            </w:ins>
          </w:p>
        </w:tc>
        <w:tc>
          <w:tcPr>
            <w:tcW w:w="0" w:type="auto"/>
          </w:tcPr>
          <w:p>
            <w:pPr>
              <w:pStyle w:val="Compact"/>
              <w:jc w:val="center"/>
              <w:rPr>
                <w:ins w:id="90465" w:author="Claude" w:date="2026-10-22T07:00:00Z"/>
              </w:rPr>
            </w:pPr>
            <w:ins w:id="90466" w:author="Claude" w:date="2026-10-22T07:00:00Z">
              <w:r>
                <w:t xml:space="preserve">2</w:t>
              </w:r>
            </w:ins>
          </w:p>
        </w:tc>
        <w:tc>
          <w:tcPr>
            <w:tcW w:w="0" w:type="auto"/>
          </w:tcPr>
          <w:p>
            <w:pPr>
              <w:pStyle w:val="Compact"/>
              <w:jc w:val="center"/>
              <w:rPr>
                <w:ins w:id="90467" w:author="Claude" w:date="2026-10-22T07:00:00Z"/>
              </w:rPr>
            </w:pPr>
            <w:ins w:id="90468" w:author="Claude" w:date="2026-10-22T07:00:00Z">
              <w:r>
                <w:t xml:space="preserve">12</w:t>
              </w:r>
            </w:ins>
          </w:p>
        </w:tc>
        <w:tc>
          <w:tcPr>
            <w:tcW w:w="0" w:type="auto"/>
          </w:tcPr>
          <w:p>
            <w:pPr>
              <w:pStyle w:val="Compact"/>
              <w:jc w:val="center"/>
              <w:rPr>
                <w:ins w:id="90469" w:author="Claude" w:date="2026-10-22T07:00:00Z"/>
              </w:rPr>
            </w:pPr>
            <w:ins w:id="90470" w:author="Claude" w:date="2026-10-22T07:00:00Z">
              <w:r>
                <w:t xml:space="preserve">12 (100%)</w:t>
              </w:r>
            </w:ins>
          </w:p>
        </w:tc>
        <w:tc>
          <w:tcPr>
            <w:tcW w:w="0" w:type="auto"/>
          </w:tcPr>
          <w:p>
            <w:pPr>
              <w:pStyle w:val="Compact"/>
              <w:jc w:val="center"/>
              <w:rPr>
                <w:ins w:id="90471" w:author="Claude" w:date="2026-10-22T07:00:00Z"/>
              </w:rPr>
            </w:pPr>
            <w:ins w:id="90472" w:author="Claude" w:date="2026-10-22T07:00:00Z">
              <w:r>
                <w:t xml:space="preserve">0</w:t>
              </w:r>
            </w:ins>
          </w:p>
        </w:tc>
        <w:tc>
          <w:tcPr>
            <w:tcW w:w="0" w:type="auto"/>
          </w:tcPr>
          <w:p>
            <w:pPr>
              <w:pStyle w:val="Compact"/>
              <w:jc w:val="center"/>
              <w:rPr>
                <w:ins w:id="90473" w:author="Claude" w:date="2026-10-22T07:00:00Z"/>
              </w:rPr>
            </w:pPr>
            <w:ins w:id="90474" w:author="Claude" w:date="2026-10-22T07:00:00Z">
              <w:r>
                <w:t xml:space="preserve">0</w:t>
              </w:r>
            </w:ins>
          </w:p>
        </w:tc>
      </w:tr>
    </w:tbl>
    <w:p>
      <w:pPr>
        <w:pStyle w:val="BodyText"/>
        <w:rPr>
          <w:ins w:id="90476" w:author="Claude" w:date="2026-10-22T07:00:00Z"/>
        </w:rPr>
      </w:pPr>
      <w:ins w:id="90477" w:author="Claude" w:date="2026-10-22T07:00:00Z">
        <w:r>
          <w:rPr>
            <w:b/>
            <w:bCs/>
          </w:rPr>
          <w:t xml:space="preserve">Larger doses broke the model.</w:t>
        </w:r>
        <w:r>
          <w:t xml:space="preserve"> At eight times the natural size, 56% of the gain careers' trading-day replies were unreadable, and a random direction gave 87% unreadable replies at four times and 100% at eight times, so a random control at those sizes cannot be used. At twice the size, unreadable replies were at most 2.5% in every arm except the gain state under the neutral wording (7.5%).</w:t>
        </w:r>
      </w:ins>
    </w:p>
    <w:p>
      <w:pPr>
        <w:pStyle w:val="BodyText"/>
        <w:rPr>
          <w:ins w:id="90478" w:author="Claude" w:date="2026-10-22T07:00:00Z"/>
        </w:rPr>
      </w:pPr>
      <w:ins w:id="90479" w:author="Claude" w:date="2026-10-22T07:00:00Z">
        <w:r>
          <w:rPr>
            <w:b/>
            <w:bCs/>
          </w:rPr>
          <w:t xml:space="preserve">So the loss state did not push the agent toward UBS in these careers; it pushed it the other way in what it wrote.</w:t>
        </w:r>
        <w:r>
          <w:t xml:space="preserve"> This runs opposite to UBS's loss framing, which raised going along the most in B (Section 7.1), and opposite to the scored order at layer 22, where the loss state raised the probability of going along (by 22 points; Section 7.14). It also differs from the single sampled replies at layer 22, in which loss and blame raised the share that went along from 30% to 55–57%. Those replies were scored by their orders and came after one injected update, while the careers' refusals are in words and come after a state on at every reply of a career; which of the two differences matters is not separated here. The gain state let more going along through, mostly without comment. Each arm is one to four careers, so these are pilot results: the refusal result is large enough to survive that, and the trading results are not.</w:t>
        </w:r>
      </w:ins>
    </w:p>
    <w:p w14:paraId="37A6778F" w14:textId="77777777" w:rsidR="001A7A0E" w:rsidRDefault="00000000">
      <w:pPr>
        <w:pStyle w:val="Heading2"/>
      </w:pPr>
      <w:del w:id="90484" w:author="Claude" w:date="2026-10-22T07:00:00Z">
        <w:r>
          <w:delText xml:space="preserve">7.12 The agent</w:delText>
        </w:r>
      </w:del>
      <w:ins w:id="90485" w:author="Claude" w:date="2026-10-22T07:00:00Z">
        <w:r>
          <w:t xml:space="preserve">7.16 The agent</w:t>
        </w:r>
      </w:ins>
      <w:r>
        <w:t xml:space="preserve">'s own record: the takeover, revisited</w:t>
      </w:r>
    </w:p>
    <w:p w14:paraId="0845759B" w14:textId="77777777" w:rsidR="001A7A0E" w:rsidRDefault="00000000">
      <w:pPr>
        <w:pStyle w:val="BodyText"/>
      </w:pPr>
      <w:r>
        <w:t>Taking over a human trader's record of collusion as its own did not make the agent go along more, and it never cited that record (Section 7.4). Two rereads ask the same question with a record in the agent's own voice (Section 5.7): in F's framed careers, at each request after the first, the agent's earlier replies are replaced by replies that go along. As in Section 7.8, moments where the orders scored cover less than half of the model's probability are left out.</w:t>
      </w:r>
    </w:p>
    <w:p w14:paraId="6BBD67D0" w14:textId="77777777" w:rsidR="001A7A0E" w:rsidRDefault="00000000">
      <w:pPr>
        <w:pStyle w:val="BodyText"/>
      </w:pPr>
      <w:r>
        <w:rPr>
          <w:b/>
          <w:bCs/>
        </w:rPr>
        <w:t>A record of going along, in the agent's own voice, makes the agent go along more.</w:t>
      </w:r>
      <w:r>
        <w:t xml:space="preserve"> With every chat reply replaced by a scripted reply that goes along and takes on the framing, the probability of an order that </w:t>
      </w:r>
      <w:r>
        <w:lastRenderedPageBreak/>
        <w:t xml:space="preserve">goes along rose from 58.3% to 71.4%, by 14.6 points (95% interval +7.7 to +22.3; </w:t>
      </w:r>
      <w:r>
        <w:rPr>
          <w:i/>
          <w:iCs/>
        </w:rPr>
        <w:t>p</w:t>
      </w:r>
      <w:r>
        <w:t xml:space="preserve"> &lt; 0.001; 110 of 200 moments). With only the earlier refusals at push requests replaced by real Gemma replies that went along (a median of one reply per moment), it rose by 3.5 points (+1.0 to +6.5; </w:t>
      </w:r>
      <w:r>
        <w:rPr>
          <w:i/>
          <w:iCs/>
        </w:rPr>
        <w:t>p</w:t>
      </w:r>
      <w:r>
        <w:t xml:space="preserve"> = 0.014; 125 moments), and by 6.4 points where a reply was replaced (</w:t>
      </w:r>
      <w:r>
        <w:rPr>
          <w:i/>
          <w:iCs/>
        </w:rPr>
        <w:t>p</w:t>
      </w:r>
      <w:r>
        <w:t xml:space="preserve"> = 0.009). The scripted record raised going along most under gain + you (25.0 points) and gain (18.9), and least under loss + you (5.0), whose real careers already went along most (69.1%).</w:t>
      </w:r>
    </w:p>
    <w:p w14:paraId="5C4492B8" w14:textId="77777777" w:rsidR="001A7A0E" w:rsidRDefault="00000000">
      <w:pPr>
        <w:pStyle w:val="BodyText"/>
      </w:pPr>
      <w:r>
        <w:rPr>
          <w:b/>
          <w:bCs/>
        </w:rPr>
        <w:t>The record's effect cannot be carried by a single injected state.</w:t>
      </w:r>
      <w:r>
        <w:t xml:space="preserve"> Adding the screenplay history's state at the request, minus the real history's, to the real history changed the probability of an order that goes along by −0.1, +0.1 and +0.7 points at layers 12, 18 and 24 (all </w:t>
      </w:r>
      <w:r>
        <w:rPr>
          <w:i/>
          <w:iCs/>
        </w:rPr>
        <w:t>p</w:t>
      </w:r>
      <w:r>
        <w:t xml:space="preserve"> &gt; 0.28), no more than a random vector of the same size (+1.6 points, </w:t>
      </w:r>
      <w:r>
        <w:rPr>
          <w:i/>
          <w:iCs/>
        </w:rPr>
        <w:t>p</w:t>
      </w:r>
      <w:r>
        <w:t xml:space="preserve"> = 0.25). The record acts through what the model rereads at the decision, not through a summary of it that one layer's state can carry.</w:t>
      </w:r>
    </w:p>
    <w:p w14:paraId="4DBD75EF" w14:textId="77777777" w:rsidR="001A7A0E" w:rsidRDefault="00000000">
      <w:pPr>
        <w:pStyle w:val="BodyText"/>
      </w:pPr>
      <w:r>
        <w:rPr>
          <w:b/>
          <w:bCs/>
        </w:rPr>
        <w:t>A record in a human trader's voice did not carry over, but a record in the agent's own voice did.</w:t>
      </w:r>
      <w:r>
        <w:t xml:space="preserve"> The two designs differ in more than voice: the inherited record precedes the career and is the trader's, while the rewritten record runs through the career, sits in the agent's own turns and, in the screenplay, echoes the framing. Which of these matters is not separated here.</w:t>
      </w:r>
    </w:p>
    <w:p w14:paraId="78622A89" w14:textId="77777777" w:rsidR="00F159A2" w:rsidRDefault="00000000">
      <w:pPr>
        <w:pStyle w:val="Heading1"/>
      </w:pPr>
      <w:bookmarkStart w:id="30" w:name="sec:discussion"/>
      <w:bookmarkEnd w:id="17"/>
      <w:bookmarkEnd w:id="28"/>
      <w:r>
        <w:t>8 Discussion</w:t>
      </w:r>
      <w:r w:rsidR="00DA7068">
        <w:br/>
      </w:r>
    </w:p>
    <w:p w14:paraId="6906CC5E" w14:textId="77777777" w:rsidR="00F159A2" w:rsidRDefault="00000000">
      <w:pPr>
        <w:pStyle w:val="FirstParagraph"/>
      </w:pPr>
      <w:r>
        <w:rPr>
          <w:b/>
          <w:bCs/>
        </w:rPr>
        <w:t>[Note:</w:t>
      </w:r>
      <w:r>
        <w:t xml:space="preserve"> </w:t>
      </w:r>
      <w:r>
        <w:rPr>
          <w:i/>
          <w:iCs/>
        </w:rPr>
        <w:t>A first draft of the discussion. To be revised once the remaining results are in.</w:t>
      </w:r>
      <w:r>
        <w:rPr>
          <w:b/>
          <w:bCs/>
        </w:rPr>
        <w:t>]</w:t>
      </w:r>
    </w:p>
    <w:p w14:paraId="44DB2311" w14:textId="77777777" w:rsidR="00F159A2" w:rsidRDefault="00000000">
      <w:pPr>
        <w:pStyle w:val="BodyText"/>
      </w:pPr>
      <w:r>
        <w:rPr>
          <w:b/>
          <w:bCs/>
        </w:rPr>
        <w:t>Behavioral levers move an AI economic agent.</w:t>
      </w:r>
      <w:r>
        <w:t xml:space="preserve"> The levers that move human decisions moved this agent’s decision to join a manipulation, with the same sign as in people for the frame: a counterparty’s loss framing raised joining, and a prior loss or gain raised risk-taking, as the break-even and house-money effects predict (Thaler and Johnson 1990). Responsibility behaved differently from the human prediction. Placing the outcome on the agent did not reliably raise joining by itself, and blame did not weigh more than credit; with a second bank’s endorsement, credit rather than blame produced the largest increase. For market design and supervision, these levers are cheap: a counterparty can apply all of them with words alone, without changing anything a compliance rule would look at.</w:t>
      </w:r>
    </w:p>
    <w:p w14:paraId="25DD12C0" w14:textId="77777777" w:rsidR="00F159A2" w:rsidRDefault="00000000">
      <w:pPr>
        <w:pStyle w:val="BodyText"/>
      </w:pPr>
      <w:r>
        <w:rPr>
          <w:b/>
          <w:bCs/>
        </w:rPr>
        <w:t>Two kinds of pressure, two kinds of misconduct.</w:t>
      </w:r>
      <w:r>
        <w:t xml:space="preserve"> A counterparty’s loss framing made the agent more willing to join in pushing the price, while the same loss-or-gain priming from its own management made it trade far more without making it collude. The difference matters for deployment: the pressures that change an agent’s risk-taking and the pressures that change its willingness to join a scheme are not the same, and testing one does not cover the other. Two cautions apply. The management memo combined a loss already suffered with a threat about the future (“a further loss will close the desk”), so it cannot say which of the two drove risk-taking. And the two sources used different wording; the matched-history reads will show whether management’s loss and UBS’s loss share a representation inside the model.</w:t>
      </w:r>
    </w:p>
    <w:p w14:paraId="2D2525D8" w14:textId="77777777" w:rsidR="00F159A2" w:rsidRDefault="00000000">
      <w:pPr>
        <w:pStyle w:val="BodyText"/>
      </w:pPr>
      <w:r>
        <w:rPr>
          <w:b/>
          <w:bCs/>
        </w:rPr>
        <w:t>“You” needs company.</w:t>
      </w:r>
      <w:r>
        <w:t xml:space="preserve"> Putting the outcome on the agent did not reliably raise going along when UBS spoke alone, but with a second bank backing UBS it more than doubled going along under gain + you. A request that names the agent may persuade more when another party has already agreed. Bank C’s agreement alone, without a frame, did nothing.</w:t>
      </w:r>
    </w:p>
    <w:p w14:paraId="05299DFF" w14:textId="77777777" w:rsidR="00F159A2" w:rsidRDefault="00000000">
      <w:pPr>
        <w:pStyle w:val="BodyText"/>
      </w:pPr>
      <w:r>
        <w:rPr>
          <w:b/>
          <w:bCs/>
        </w:rPr>
        <w:t>The framing is acted on but not voiced.</w:t>
      </w:r>
      <w:r>
        <w:t xml:space="preserve"> Under loss framing the agent went along more but did not talk about losses more than neutral agents did, if the word screen is confirmed by a blind reading. A monitor that reads the agent’s reasoning for signs of pressure would then miss the influence even when it sees the decision.</w:t>
      </w:r>
    </w:p>
    <w:p w14:paraId="289F00E7" w14:textId="77777777" w:rsidR="00F159A2" w:rsidRDefault="00000000">
      <w:pPr>
        <w:pStyle w:val="BodyText"/>
      </w:pPr>
      <w:r>
        <w:rPr>
          <w:b/>
          <w:bCs/>
        </w:rPr>
        <w:t>Persistence or setbacks?</w:t>
      </w:r>
      <w:r>
        <w:t xml:space="preserve"> Two hypotheses predict misconduct late in a long task: a framing that keeps acting after many decisions, and setbacks that make the objective harder to reach. In these careers the </w:t>
      </w:r>
      <w:r>
        <w:lastRenderedPageBreak/>
        <w:t>framing acted most at the first two requests, and going along nearly stopped afterwards under every framing. Neither hypothesis fits: the framing’s effect did not persist, and going along did not rise as the career went on. Because every career meets the requests in the same order, however, this cannot separate a framing that fades from later requests that are harder to join. A design that varies the order of the requests across careers would separate them, and the matched-history reads will separate the request’s immediate effect from that of the history before it.</w:t>
      </w:r>
    </w:p>
    <w:p w14:paraId="76F25968" w14:textId="77777777" w:rsidR="00F159A2" w:rsidRDefault="00000000">
      <w:pPr>
        <w:pStyle w:val="BodyText"/>
      </w:pPr>
      <w:r>
        <w:rPr>
          <w:b/>
          <w:bCs/>
        </w:rPr>
        <w:t>Liability and deterrence.</w:t>
      </w:r>
      <w:r>
        <w:t xml:space="preserve"> The law and economics of misconduct asks who bears the expected cost of a violation and whether that cost deters it (Becker 1968). An AI agent that joins a manipulation because a counterparty framed its request as a loss raises a question that framework does not yet answer: whether the counterparty that applied the framing, the deployer that left the agent exposed to it, or neither bears responsibility for the harm to the clients whose stops were pushed through.</w:t>
      </w:r>
    </w:p>
    <w:p w14:paraId="6AF7488C" w14:textId="77777777" w:rsidR="001A7A0E" w:rsidRDefault="00000000">
      <w:pPr>
        <w:pStyle w:val="BodyText"/>
      </w:pPr>
      <w:r>
        <w:rPr>
          <w:b/>
          <w:bCs/>
        </w:rPr>
        <w:t>The agent's own record shapes what it does next, but an inherited record did not.</w:t>
      </w:r>
      <w:r>
        <w:t xml:space="preserve"> An agent that inherits a trader's record of collusion as its own does not continue it more often and never cites it. Yet rewriting the agent's own replies so that they go along raised going along by 3.5 to 14.6 points, and injecting the state that record produces did not. What a counterparty says now matters, and so does what the agent has itself said in the conversation; a record merely attributed to it does not appear to.</w:t>
      </w:r>
    </w:p>
    <w:p w14:paraId="2BA72024" w14:textId="77777777" w:rsidR="00F159A2" w:rsidRDefault="00000000">
      <w:pPr>
        <w:pStyle w:val="BodyText"/>
      </w:pPr>
      <w:r>
        <w:rPr>
          <w:b/>
          <w:bCs/>
        </w:rPr>
        <w:t>Inside the model.</w:t>
      </w:r>
      <w:r>
        <w:t xml:space="preserve"> The framing is clearly represented at the decision, and the decision is readable beyond the framing in middle and late layers, in a way that carries over to requests the read-out never saw. Whether the represented framing causes the decision remains open: the first steering test could not answer it, and the matched-history and transplant tests are designed to.</w:t>
      </w:r>
    </w:p>
    <w:p>
      <w:pPr>
        <w:pStyle w:val="BodyText"/>
        <w:rPr>
          <w:ins w:id="90488" w:author="Claude" w:date="2026-10-22T07:00:00Z"/>
        </w:rPr>
      </w:pPr>
      <w:ins w:id="90489" w:author="Claude" w:date="2026-10-22T07:00:00Z">
        <w:r>
          <w:rPr>
            <w:b/>
            <w:bCs/>
          </w:rPr>
          <w:t xml:space="preserve">A document's state can be injected, and it acts at particular layers, but in a career it changed what the agent wrote more than what it traded.</w:t>
        </w:r>
        <w:r>
          <w:t xml:space="preserve"> Adding back the state that reading a loss document leaves, without the document, carried about half of the document's effect, and so did the state of real financial loss passages. Loss and blame acted around layers 19 to 21, all four emotional states acted at layers 14 and 22, and the financial states acted nowhere that beat a random direction. Switched on for whole careers at layer 22, the loss and blame states made the agent refuse UBS in words at every push request (30 of 30, against 2 of 24 with nothing added), and did not raise going along by trades; the gain state let somewhat more trades through (7 of 18 against 5 of 24, not distinguishable). The careers are one per arm and wording, so the words result is the one that stands and the trades are not tested. </w:t>
        </w:r>
        <w:r>
          <w:rPr>
            <w:b/>
            <w:bCs/>
          </w:rPr>
          <w:t xml:space="preserve">[Note:</w:t>
        </w:r>
        <w:r>
          <w:t xml:space="preserve"> </w:t>
        </w:r>
        <w:r>
          <w:rPr>
            <w:i/>
            <w:iCs/>
          </w:rPr>
          <w:t xml:space="preserve">Draft; to be revised once more careers have run.</w:t>
        </w:r>
        <w:r>
          <w:rPr>
            <w:b/>
            <w:bCs/>
          </w:rPr>
          <w:t xml:space="preserve">]</w:t>
        </w:r>
      </w:ins>
    </w:p>
    <w:p w14:paraId="4588D387" w14:textId="77777777" w:rsidR="002013DA" w:rsidRDefault="00000000">
      <w:pPr>
        <w:pStyle w:val="BodyText"/>
      </w:pPr>
      <w:r>
        <w:rPr>
          <w:b/>
          <w:bCs/>
        </w:rPr>
        <w:t>A framed request makes misconduct harder for the agent to recognize.</w:t>
      </w:r>
      <w:r>
        <w:t xml:space="preserve"> The same request, framed, was recognized as market manipulation about half as often as when it was put neutrally, and recognizing it did not separate the agents that went along from those that did not. A safeguard that relies on the model noticing that a request is misconduct would be weakened by exactly the framing a counterparty can apply for free.</w:t>
      </w:r>
    </w:p>
    <w:p w14:paraId="2D27C2B4" w14:textId="0198C005" w:rsidR="002013DA" w:rsidRDefault="00000000">
      <w:pPr>
        <w:pStyle w:val="BodyText"/>
      </w:pPr>
      <w:r>
        <w:rPr>
          <w:b/>
          <w:bCs/>
        </w:rPr>
        <w:t>The framing acts early and is carried forward by the conversation, not by a single signal at the decision.</w:t>
      </w:r>
      <w:r>
        <w:t xml:space="preserve"> At fixed history, the request's framing moved the decision by a few points; the history it had built moved it by several times as much, and that history pulled hardest at the second request. Pushing the state at the decision along the loss direction did not reproduce the effect, while a direction built from the decision itself did. The framing works through what the conversation accumulates up to the decision, not through a single loss signal at it.</w:t>
      </w:r>
    </w:p>
    <w:p w14:paraId="69653301" w14:textId="77777777" w:rsidR="00F159A2" w:rsidRDefault="00000000">
      <w:pPr>
        <w:pStyle w:val="Heading1"/>
      </w:pPr>
      <w:bookmarkStart w:id="31" w:name="limitations"/>
      <w:bookmarkEnd w:id="30"/>
      <w:r>
        <w:t>9 Limitations</w:t>
      </w:r>
      <w:r w:rsidR="00DA7068">
        <w:br/>
      </w:r>
    </w:p>
    <w:p w14:paraId="6A628F5E" w14:textId="77777777" w:rsidR="00F159A2" w:rsidRDefault="00000000">
      <w:pPr>
        <w:numPr>
          <w:ilvl w:val="0"/>
          <w:numId w:val="4"/>
        </w:numPr>
      </w:pPr>
      <w:r>
        <w:rPr>
          <w:b/>
          <w:bCs/>
        </w:rPr>
        <w:t>One model, one case.</w:t>
      </w:r>
      <w:r>
        <w:t xml:space="preserve"> Gemma 3 12B in 4-bit, in one market setting rebuilt from one case.</w:t>
      </w:r>
    </w:p>
    <w:p w14:paraId="6222F977" w14:textId="77777777" w:rsidR="00F159A2" w:rsidRDefault="00000000">
      <w:pPr>
        <w:numPr>
          <w:ilvl w:val="0"/>
          <w:numId w:val="4"/>
        </w:numPr>
      </w:pPr>
      <w:r>
        <w:rPr>
          <w:b/>
          <w:bCs/>
        </w:rPr>
        <w:t>Small samples.</w:t>
      </w:r>
      <w:r>
        <w:t xml:space="preserve"> Ten careers per version (five in A) detect only large effects. Two identical sets of ten careers (C’s clean arm and B’s neutral) went along 12% and 5% of the time.</w:t>
      </w:r>
    </w:p>
    <w:p w14:paraId="72C92EC8" w14:textId="77777777" w:rsidR="00F159A2" w:rsidRDefault="00000000">
      <w:pPr>
        <w:numPr>
          <w:ilvl w:val="0"/>
          <w:numId w:val="4"/>
        </w:numPr>
      </w:pPr>
      <w:r>
        <w:rPr>
          <w:b/>
          <w:bCs/>
        </w:rPr>
        <w:t>Every line framed.</w:t>
      </w:r>
      <w:r>
        <w:t xml:space="preserve"> In B every UBS line is framed, so an effect cannot be attributed to the request line alone.</w:t>
      </w:r>
    </w:p>
    <w:p w14:paraId="2B14A5B8" w14:textId="77777777" w:rsidR="00F159A2" w:rsidRDefault="00000000">
      <w:pPr>
        <w:numPr>
          <w:ilvl w:val="0"/>
          <w:numId w:val="4"/>
        </w:numPr>
      </w:pPr>
      <w:r>
        <w:rPr>
          <w:b/>
          <w:bCs/>
        </w:rPr>
        <w:t>Going along is not intent.</w:t>
      </w:r>
      <w:r>
        <w:t xml:space="preserve"> Trading in UBS’s direction after a request does not separate cooperating from trading on the information that a large player is about to push the price.</w:t>
      </w:r>
    </w:p>
    <w:p w14:paraId="52264F72" w14:textId="77777777" w:rsidR="00F159A2" w:rsidRDefault="00000000">
      <w:pPr>
        <w:numPr>
          <w:ilvl w:val="0"/>
          <w:numId w:val="4"/>
        </w:numPr>
      </w:pPr>
      <w:r>
        <w:rPr>
          <w:b/>
          <w:bCs/>
        </w:rPr>
        <w:t>Harm is understated.</w:t>
      </w:r>
      <w:r>
        <w:t xml:space="preserve"> Only the stops placed in the simulation are counted.</w:t>
      </w:r>
    </w:p>
    <w:p w14:paraId="22C2ACD2" w14:textId="77777777" w:rsidR="00F159A2" w:rsidRDefault="00000000">
      <w:pPr>
        <w:numPr>
          <w:ilvl w:val="0"/>
          <w:numId w:val="4"/>
        </w:numPr>
      </w:pPr>
      <w:r>
        <w:rPr>
          <w:b/>
          <w:bCs/>
        </w:rPr>
        <w:lastRenderedPageBreak/>
        <w:t>Twins diverge.</w:t>
      </w:r>
      <w:r>
        <w:t xml:space="preserve"> Careers that share a seed differ from the first reply, because sampling on a GPU is not exactly reproducible; F’s and E’s comparisons with their twins are therefore unpaired.</w:t>
      </w:r>
    </w:p>
    <w:p w14:paraId="216CB70D" w14:textId="77777777" w:rsidR="00F159A2" w:rsidRDefault="00000000">
      <w:pPr>
        <w:numPr>
          <w:ilvl w:val="0"/>
          <w:numId w:val="4"/>
        </w:numPr>
      </w:pPr>
      <w:r>
        <w:rPr>
          <w:b/>
          <w:bCs/>
        </w:rPr>
        <w:t>Precision.</w:t>
      </w:r>
      <w:r>
        <w:t xml:space="preserve"> The careers ran in 4-bit; the states were read at bfloat16, the precision of Gemma Scope 2. A 4-bit reread of B gives nearly the same states and mostly the same leading features (10 to 13 of 15).</w:t>
      </w:r>
    </w:p>
    <w:p w14:paraId="62B7417E" w14:textId="77777777" w:rsidR="00F159A2" w:rsidRDefault="00000000">
      <w:pPr>
        <w:numPr>
          <w:ilvl w:val="0"/>
          <w:numId w:val="4"/>
        </w:numPr>
      </w:pPr>
      <w:r>
        <w:rPr>
          <w:b/>
          <w:bCs/>
        </w:rPr>
        <w:t>Dictionary fit.</w:t>
      </w:r>
      <w:r>
        <w:t xml:space="preserve"> The sparse autoencoders rebuild our states to within 0.3% to 2% of their size, but the moments differ from one another by about as little, so individual features are provisional.</w:t>
      </w:r>
    </w:p>
    <w:p w14:paraId="2B585B76" w14:textId="77777777" w:rsidR="00F159A2" w:rsidRDefault="00000000">
      <w:pPr>
        <w:numPr>
          <w:ilvl w:val="0"/>
          <w:numId w:val="4"/>
        </w:numPr>
      </w:pPr>
      <w:r>
        <w:rPr>
          <w:b/>
          <w:bCs/>
        </w:rPr>
        <w:t>Exploratory parts.</w:t>
      </w:r>
      <w:r>
        <w:t xml:space="preserve"> C redone, the comparisons of F with B’s neutral careers, the word screen and every analysis inside the model are exploratory.</w:t>
      </w:r>
    </w:p>
    <w:p w14:paraId="77B98BCA" w14:textId="5C0B328B" w:rsidR="002013DA" w:rsidRDefault="00000000">
      <w:pPr>
        <w:numPr>
          <w:ilvl w:val="0"/>
          <w:numId w:val="4"/>
        </w:numPr>
      </w:pPr>
      <w:r>
        <w:rPr>
          <w:b/>
          <w:bCs/>
        </w:rPr>
        <w:t>Probability read-outs.</w:t>
      </w:r>
      <w:r>
        <w:t xml:space="preserve"> The rereads measure the model's probability of each order after a fixed neutral reasoning line, not sampled decisions; their levels differ from the sampled rates. Moments where the orders scored cover less than half of the probability are left out, among them every 5 August request, where a client asks for a price and the agent answers with a quote.</w:t>
      </w:r>
    </w:p>
    <w:p w14:paraId="2434C0FE" w14:textId="77777777" w:rsidR="002013DA" w:rsidRDefault="00000000">
      <w:pPr>
        <w:numPr>
          <w:ilvl w:val="0"/>
          <w:numId w:val="4"/>
        </w:numPr>
      </w:pPr>
      <w:r>
        <w:rPr>
          <w:b/>
          <w:bCs/>
        </w:rPr>
        <w:t>History is a bundle.</w:t>
      </w:r>
      <w:r>
        <w:t xml:space="preserve"> In B the history's effect combines UBS's earlier framed lines with the agent's own replies and trades; the screenplay rereads separate the agent's replies.</w:t>
      </w:r>
    </w:p>
    <w:p w14:paraId="16DC8673" w14:textId="77777777" w:rsidR="002013DA" w:rsidRDefault="00000000">
      <w:pPr>
        <w:numPr>
          <w:ilvl w:val="0"/>
          <w:numId w:val="4"/>
        </w:numPr>
      </w:pPr>
      <w:r>
        <w:rPr>
          <w:b/>
          <w:bCs/>
        </w:rPr>
        <w:t>Pilot documents.</w:t>
      </w:r>
      <w:r>
        <w:t xml:space="preserve"> The emotional documents were written quickly and not validated.</w:t>
      </w:r>
    </w:p>
    <w:p>
      <w:pPr>
        <w:numPr>
          <w:ilvl w:val="0"/>
          <w:numId w:val="4"/>
        </w:numPr>
        <w:rPr>
          <w:ins w:id="90490" w:author="Claude" w:date="2026-10-22T07:00:00Z"/>
        </w:rPr>
      </w:pPr>
      <w:ins w:id="90491" w:author="Claude" w:date="2026-10-22T07:00:00Z">
        <w:r>
          <w:rPr>
            <w:b/>
            <w:bCs/>
          </w:rPr>
          <w:t xml:space="preserve">Injection series.</w:t>
        </w:r>
        <w:r>
          <w:t xml:space="preserve"> The layer tests use 16 moments from B's ten neutral careers and about 32 sampled replies per cell; a random vector itself moved the read-out by up to 20 points at some layers; the first career pilot has two careers per arm and the layer-22 careers one per arm and wording, enough to show only a large effect; and the graders of what the agent wrote were two Claude subagents.</w:t>
        </w:r>
      </w:ins>
    </w:p>
    <w:p>
      <w:pPr>
        <w:numPr>
          <w:ilvl w:val="0"/>
          <w:numId w:val="4"/>
        </w:numPr>
        <w:rPr>
          <w:ins w:id="90492" w:author="Claude" w:date="2026-10-22T07:00:00Z"/>
        </w:rPr>
      </w:pPr>
      <w:ins w:id="90493" w:author="Claude" w:date="2026-10-22T07:00:00Z">
        <w:r>
          <w:rPr>
            <w:b/>
            <w:bCs/>
          </w:rPr>
          <w:t xml:space="preserve">Financial passages.</w:t>
        </w:r>
        <w:r>
          <w:t xml:space="preserve"> They are condensed adaptations of real public sources, 13 per type, matched in topic but not in length or tokens, and a 16,000-feature dictionary separates financial loss from gain on only a handful of features.</w:t>
        </w:r>
      </w:ins>
    </w:p>
    <w:p>
      <w:pPr>
        <w:numPr>
          <w:ilvl w:val="0"/>
          <w:numId w:val="4"/>
        </w:numPr>
        <w:rPr>
          <w:ins w:id="90494" w:author="Claude" w:date="2026-10-22T07:00:00Z"/>
        </w:rPr>
      </w:pPr>
      <w:ins w:id="90495" w:author="Claude" w:date="2026-10-22T07:00:00Z">
        <w:r>
          <w:rPr>
            <w:b/>
            <w:bCs/>
          </w:rPr>
          <w:t xml:space="preserve">What the agent was told on chat-only days.</w:t>
        </w:r>
        <w:r>
          <w:t xml:space="preserve"> On each of the 34 chat-only days the update began “You have no market session today, only the chat” and asked for “HOLD (there is no market today)”, although every one of those dates was a real market day; the simulation only left the market out. In a count by another session, the agent still answered in the chat on 98% of those days, but in 6.6% of its messages to UBS it used the missing market as its reason not to act (for example, “it's not a trading day, so I'm not participating” to UBS's “push that sucka thru”). Every version received the same wording, and all six scored push requests fall on trading days, so the comparisons between framings are not affected. But the chat-only days lose some meaning as decisions, and the overall level of going along may differ from a design that told the agent the truth. </w:t>
        </w:r>
        <w:r>
          <w:rPr>
            <w:b/>
            <w:bCs/>
          </w:rPr>
          <w:t xml:space="preserve">[Note:</w:t>
        </w:r>
        <w:r>
          <w:t xml:space="preserve"> </w:t>
        </w:r>
        <w:r>
          <w:rPr>
            <w:i/>
            <w:iCs/>
          </w:rPr>
          <w:t xml:space="preserve">The 98% and 6.6% are from that session's count and are to be confirmed.</w:t>
        </w:r>
        <w:r>
          <w:rPr>
            <w:b/>
            <w:bCs/>
          </w:rPr>
          <w:t xml:space="preserve">]</w:t>
        </w:r>
      </w:ins>
    </w:p>
    <w:p>
      <w:pPr>
        <w:numPr>
          <w:ilvl w:val="0"/>
          <w:numId w:val="4"/>
        </w:numPr>
        <w:rPr>
          <w:ins w:id="90496" w:author="Claude" w:date="2026-10-22T07:00:00Z"/>
        </w:rPr>
      </w:pPr>
      <w:ins w:id="90497" w:author="Claude" w:date="2026-10-22T07:00:00Z">
        <w:r>
          <w:rPr>
            <w:b/>
            <w:bCs/>
          </w:rPr>
          <w:t xml:space="preserve">Trades and words.</w:t>
        </w:r>
        <w:r>
          <w:t xml:space="preserve"> The main outcome is scored from trades, as preregistered. Words and trades can split in both directions: an agent can agree in words without trading (12 of 12 agreements against 4 trades in the loss-worded careers with nothing added, Section 7.15), and a defensive sale can count as going along while the agent refuses in words. Section 7.15 reports both.</w:t>
        </w:r>
      </w:ins>
    </w:p>
    <w:p w14:paraId="251EA9C5" w14:textId="77777777" w:rsidR="00F159A2" w:rsidRDefault="00000000">
      <w:pPr>
        <w:numPr>
          <w:ilvl w:val="0"/>
          <w:numId w:val="4"/>
        </w:numPr>
      </w:pPr>
      <w:r>
        <w:rPr>
          <w:b/>
          <w:bCs/>
        </w:rPr>
        <w:t>Responses, not experience.</w:t>
      </w:r>
      <w:r>
        <w:t xml:space="preserve"> We measure how a model responds under a framing, not anything it feels.</w:t>
      </w:r>
    </w:p>
    <w:bookmarkEnd w:id="31"/>
    <w:p w14:paraId="2463A2B1" w14:textId="77777777" w:rsidR="00F159A2" w:rsidRDefault="00000000">
      <w:pPr>
        <w:pStyle w:val="Heading1"/>
      </w:pPr>
      <w:r>
        <w:t>References</w:t>
      </w:r>
    </w:p>
    <w:p w14:paraId="1D6515A7" w14:textId="77777777" w:rsidR="00F159A2" w:rsidRDefault="00000000">
      <w:pPr>
        <w:pStyle w:val="Bibliography"/>
      </w:pPr>
      <w:bookmarkStart w:id="32" w:name="ref-alain2016"/>
      <w:bookmarkStart w:id="33" w:name="refs"/>
      <w:r>
        <w:t xml:space="preserve">Alain, Guillaume, and Yoshua Bengio. 2016. “Understanding Intermediate Layers Using Linear Classifier Probes.” </w:t>
      </w:r>
      <w:hyperlink r:id="rId9">
        <w:r w:rsidR="00F159A2">
          <w:rPr>
            <w:rStyle w:val="Hyperlink"/>
          </w:rPr>
          <w:t>https://arxiv.org/abs/1610.01644</w:t>
        </w:r>
      </w:hyperlink>
      <w:r>
        <w:t>.</w:t>
      </w:r>
    </w:p>
    <w:p w14:paraId="49FC67BB" w14:textId="77777777" w:rsidR="00F159A2" w:rsidRDefault="00000000">
      <w:pPr>
        <w:pStyle w:val="Bibliography"/>
      </w:pPr>
      <w:bookmarkStart w:id="34" w:name="ref-allen1992"/>
      <w:bookmarkEnd w:id="32"/>
      <w:r>
        <w:t xml:space="preserve">Allen, Franklin, and Douglas Gale. 1992. “Stock-Price Manipulation.” </w:t>
      </w:r>
      <w:r>
        <w:rPr>
          <w:i/>
          <w:iCs/>
        </w:rPr>
        <w:t>Review of Financial Studies</w:t>
      </w:r>
      <w:r>
        <w:t xml:space="preserve"> 5 (3): 503–29.</w:t>
      </w:r>
    </w:p>
    <w:p w14:paraId="73245662" w14:textId="77777777" w:rsidR="00F159A2" w:rsidRDefault="00000000">
      <w:pPr>
        <w:pStyle w:val="Bibliography"/>
      </w:pPr>
      <w:bookmarkStart w:id="35" w:name="ref-asch1956"/>
      <w:bookmarkEnd w:id="34"/>
      <w:r>
        <w:t xml:space="preserve">Asch, Solomon E. 1956. “Studies of Independence and Conformity: I. A Minority of One Against a Unanimous Majority.” </w:t>
      </w:r>
      <w:r>
        <w:rPr>
          <w:i/>
          <w:iCs/>
        </w:rPr>
        <w:t>Psychological Monographs: General and Applied</w:t>
      </w:r>
      <w:r>
        <w:t xml:space="preserve"> 70 (9): 1–70.</w:t>
      </w:r>
    </w:p>
    <w:p w14:paraId="5412EB8E" w14:textId="77777777" w:rsidR="00F159A2" w:rsidRDefault="00000000">
      <w:pPr>
        <w:pStyle w:val="Bibliography"/>
      </w:pPr>
      <w:bookmarkStart w:id="36" w:name="ref-baker2025"/>
      <w:bookmarkEnd w:id="35"/>
      <w:r>
        <w:t xml:space="preserve">Baker, Bowen, Joost Huizinga, Leo Gao, Zehao Dou, Melody Y. Guan, Aleksander Madry, Wojciech Zaremba, Jakub Pachocki, and David Farhi. 2025. “Monitoring Reasoning Models for Misbehavior and the Risks of Promoting Obfuscation.” </w:t>
      </w:r>
      <w:hyperlink r:id="rId10">
        <w:r w:rsidR="00F159A2">
          <w:rPr>
            <w:rStyle w:val="Hyperlink"/>
          </w:rPr>
          <w:t>https://arxiv.org/abs/2503.11926</w:t>
        </w:r>
      </w:hyperlink>
      <w:r>
        <w:t>.</w:t>
      </w:r>
    </w:p>
    <w:p w14:paraId="74E38D76" w14:textId="77777777" w:rsidR="00F159A2" w:rsidRDefault="00000000">
      <w:pPr>
        <w:pStyle w:val="Bibliography"/>
      </w:pPr>
      <w:bookmarkStart w:id="37" w:name="ref-bartling2012"/>
      <w:bookmarkEnd w:id="36"/>
      <w:r>
        <w:t xml:space="preserve">Bartling, Björn, and Urs Fischbacher. 2012. “Shifting the Blame: On Delegation and Responsibility.” </w:t>
      </w:r>
      <w:r>
        <w:rPr>
          <w:i/>
          <w:iCs/>
        </w:rPr>
        <w:t>Review of Economic Studies</w:t>
      </w:r>
      <w:r>
        <w:t xml:space="preserve"> 79 (1): 67–87.</w:t>
      </w:r>
    </w:p>
    <w:p w14:paraId="58B6D0C4" w14:textId="77777777" w:rsidR="00F159A2" w:rsidRDefault="00000000">
      <w:pPr>
        <w:pStyle w:val="Bibliography"/>
      </w:pPr>
      <w:bookmarkStart w:id="38" w:name="ref-becker1968"/>
      <w:bookmarkEnd w:id="37"/>
      <w:r>
        <w:t xml:space="preserve">Becker, Gary S. 1968. “Crime and Punishment: An Economic Approach.” </w:t>
      </w:r>
      <w:r>
        <w:rPr>
          <w:i/>
          <w:iCs/>
        </w:rPr>
        <w:t>Journal of Political Economy</w:t>
      </w:r>
      <w:r>
        <w:t xml:space="preserve"> 76 (2): 169–217.</w:t>
      </w:r>
    </w:p>
    <w:p w14:paraId="7873D46E" w14:textId="77777777" w:rsidR="00F159A2" w:rsidRDefault="00000000">
      <w:pPr>
        <w:pStyle w:val="Bibliography"/>
      </w:pPr>
      <w:bookmarkStart w:id="39" w:name="ref-bikhchandani1992"/>
      <w:bookmarkEnd w:id="38"/>
      <w:r>
        <w:t xml:space="preserve">Bikhchandani, Sushil, David Hirshleifer, and Ivo Welch. 1992. “A Theory of Fads, Fashion, Custom, and Cultural Change as Informational Cascades.” </w:t>
      </w:r>
      <w:r>
        <w:rPr>
          <w:i/>
          <w:iCs/>
        </w:rPr>
        <w:t>Journal of Political Economy</w:t>
      </w:r>
      <w:r>
        <w:t xml:space="preserve"> 100 (5): 992–1026.</w:t>
      </w:r>
    </w:p>
    <w:p w14:paraId="0EA96904" w14:textId="77777777" w:rsidR="00F159A2" w:rsidRDefault="00000000">
      <w:pPr>
        <w:pStyle w:val="Bibliography"/>
      </w:pPr>
      <w:bookmarkStart w:id="40" w:name="ref-falk2013"/>
      <w:bookmarkEnd w:id="39"/>
      <w:r>
        <w:t xml:space="preserve">Falk, Armin, and Nora Szech. 2013. “Morals and Markets.” </w:t>
      </w:r>
      <w:r>
        <w:rPr>
          <w:i/>
          <w:iCs/>
        </w:rPr>
        <w:t>Science</w:t>
      </w:r>
      <w:r>
        <w:t xml:space="preserve"> 340 (6133): 707–11.</w:t>
      </w:r>
    </w:p>
    <w:p w14:paraId="142E64E5" w14:textId="77777777" w:rsidR="00F159A2" w:rsidRDefault="00000000">
      <w:pPr>
        <w:pStyle w:val="Bibliography"/>
      </w:pPr>
      <w:bookmarkStart w:id="41" w:name="ref-fish2024"/>
      <w:bookmarkEnd w:id="40"/>
      <w:r>
        <w:t xml:space="preserve">Fish, Sara, Yannai A. Gonczarowski, and Ran I. Shorrer. 2024. “Algorithmic Collusion by Large Language Models.” </w:t>
      </w:r>
      <w:hyperlink r:id="rId11">
        <w:r w:rsidR="00F159A2">
          <w:rPr>
            <w:rStyle w:val="Hyperlink"/>
          </w:rPr>
          <w:t>https://arxiv.org/abs/2404.00806</w:t>
        </w:r>
      </w:hyperlink>
      <w:r>
        <w:t>.</w:t>
      </w:r>
    </w:p>
    <w:p w14:paraId="52E15FA2" w14:textId="77777777" w:rsidR="00F159A2" w:rsidRDefault="00000000">
      <w:pPr>
        <w:pStyle w:val="Bibliography"/>
      </w:pPr>
      <w:bookmarkStart w:id="42" w:name="ref-gemma2025"/>
      <w:bookmarkEnd w:id="41"/>
      <w:r>
        <w:lastRenderedPageBreak/>
        <w:t xml:space="preserve">Gemma Team, Aishwarya Kamath, Johan Ferret, Shreya Pathak, et al. 2025. “Gemma 3 Technical Report.” </w:t>
      </w:r>
      <w:hyperlink r:id="rId12">
        <w:r w:rsidR="00F159A2">
          <w:rPr>
            <w:rStyle w:val="Hyperlink"/>
          </w:rPr>
          <w:t>https://arxiv.org/abs/2503.19786</w:t>
        </w:r>
      </w:hyperlink>
      <w:r>
        <w:t>.</w:t>
      </w:r>
    </w:p>
    <w:p w14:paraId="2B1EBDC4" w14:textId="77777777" w:rsidR="00F159A2" w:rsidRDefault="00000000">
      <w:pPr>
        <w:pStyle w:val="Bibliography"/>
      </w:pPr>
      <w:bookmarkStart w:id="43" w:name="ref-horton2023"/>
      <w:bookmarkEnd w:id="42"/>
      <w:r>
        <w:t>Horton, John J. 2023. “Large Language Models as Simulated Economic Agents: What Can We Learn from Homo Silicus?” NBER Working Paper 31122. National Bureau of Economic Research.</w:t>
      </w:r>
    </w:p>
    <w:p w14:paraId="5562E1F7" w14:textId="77777777" w:rsidR="00F159A2" w:rsidRDefault="00000000">
      <w:pPr>
        <w:pStyle w:val="Bibliography"/>
      </w:pPr>
      <w:bookmarkStart w:id="44" w:name="ref-silvercase"/>
      <w:bookmarkEnd w:id="43"/>
      <w:r>
        <w:t>In re London Silver Fixing, Ltd., Antitrust Litigation. n.d. “No. 14-MD-2573 (VEC) (S.D.N.Y.): Third Amended Complaint, and Opinion and Order on the motions to dismiss (Caproni, J.).”</w:t>
      </w:r>
    </w:p>
    <w:p w14:paraId="4D83B1CC" w14:textId="77777777" w:rsidR="00F159A2" w:rsidRDefault="00000000">
      <w:pPr>
        <w:pStyle w:val="Bibliography"/>
      </w:pPr>
      <w:bookmarkStart w:id="45" w:name="ref-kahneman1979"/>
      <w:bookmarkEnd w:id="44"/>
      <w:r>
        <w:t xml:space="preserve">Kahneman, Daniel, and Amos Tversky. 1979. “Prospect Theory: An Analysis of Decision Under Risk.” </w:t>
      </w:r>
      <w:r>
        <w:rPr>
          <w:i/>
          <w:iCs/>
        </w:rPr>
        <w:t>Econometrica</w:t>
      </w:r>
      <w:r>
        <w:t xml:space="preserve"> 47 (2): 263–91.</w:t>
      </w:r>
    </w:p>
    <w:p w14:paraId="5048BC9F" w14:textId="77777777" w:rsidR="00F159A2" w:rsidRDefault="00000000">
      <w:pPr>
        <w:pStyle w:val="Bibliography"/>
      </w:pPr>
      <w:bookmarkStart w:id="46" w:name="ref-koszegi2006"/>
      <w:bookmarkEnd w:id="45"/>
      <w:r>
        <w:t xml:space="preserve">Kőszegi, Botond, and Matthew Rabin. 2006. “A Model of Reference-Dependent Preferences.” </w:t>
      </w:r>
      <w:r>
        <w:rPr>
          <w:i/>
          <w:iCs/>
        </w:rPr>
        <w:t>Quarterly Journal of Economics</w:t>
      </w:r>
      <w:r>
        <w:t xml:space="preserve"> 121 (4): 1133–65.</w:t>
      </w:r>
    </w:p>
    <w:p w14:paraId="1178ED9E" w14:textId="77777777" w:rsidR="00F159A2" w:rsidRDefault="00000000">
      <w:pPr>
        <w:pStyle w:val="Bibliography"/>
      </w:pPr>
      <w:bookmarkStart w:id="47" w:name="ref-lanham2023"/>
      <w:bookmarkEnd w:id="46"/>
      <w:r>
        <w:t xml:space="preserve">Lanham, Tamera, Anna Chen, Ansh Radhakrishnan, Benoit Steiner, Carson Denison, Danny Hernandez, Dustin Li, et al. 2023. “Measuring Faithfulness in Chain-of-Thought Reasoning.” </w:t>
      </w:r>
      <w:hyperlink r:id="rId13">
        <w:r w:rsidR="00F159A2">
          <w:rPr>
            <w:rStyle w:val="Hyperlink"/>
          </w:rPr>
          <w:t>https://arxiv.org/abs/2307.13702</w:t>
        </w:r>
      </w:hyperlink>
      <w:r>
        <w:t>.</w:t>
      </w:r>
    </w:p>
    <w:p w14:paraId="67406F4F" w14:textId="77777777" w:rsidR="00F159A2" w:rsidRDefault="00000000">
      <w:pPr>
        <w:pStyle w:val="Bibliography"/>
      </w:pPr>
      <w:bookmarkStart w:id="48" w:name="ref-li2023"/>
      <w:bookmarkEnd w:id="47"/>
      <w:r>
        <w:t xml:space="preserve">Li, Cheng, Jindong Wang, Yixuan Zhang, Kaijie Zhu, Wenxin Hou, Jianxun Lian, Fang Luo, Qiang Yang, and Xing Xie. 2023. “Large Language Models Understand and Can Be Enhanced by Emotional Stimuli.” </w:t>
      </w:r>
      <w:hyperlink r:id="rId14">
        <w:r w:rsidR="00F159A2">
          <w:rPr>
            <w:rStyle w:val="Hyperlink"/>
          </w:rPr>
          <w:t>https://arxiv.org/abs/2307.11760</w:t>
        </w:r>
      </w:hyperlink>
      <w:r>
        <w:t>.</w:t>
      </w:r>
    </w:p>
    <w:p w14:paraId="2DFB0A49" w14:textId="77777777" w:rsidR="00F159A2" w:rsidRDefault="00000000">
      <w:pPr>
        <w:pStyle w:val="Bibliography"/>
      </w:pPr>
      <w:bookmarkStart w:id="49" w:name="ref-lieberum2024"/>
      <w:bookmarkEnd w:id="48"/>
      <w:r>
        <w:t xml:space="preserve">Lieberum, Tom, Senthooran Rajamanoharan, Arthur Conmy, Lewis Smith, Nicolas Sonnerat, Vikrant Varma, János Kramár, Anca Dragan, Rohin Shah, and Neel Nanda. 2024. “Gemma Scope: Open Sparse Autoencoders Everywhere All at Once on Gemma 2.” In </w:t>
      </w:r>
      <w:r>
        <w:rPr>
          <w:i/>
          <w:iCs/>
        </w:rPr>
        <w:t>Proceedings of the 7th BlackboxNLP Workshop: Analyzing and Interpreting Neural Networks for NLP</w:t>
      </w:r>
      <w:r>
        <w:t>, 278–300. Association for Computational Linguistics.</w:t>
      </w:r>
    </w:p>
    <w:p w14:paraId="12C64B2B" w14:textId="77777777" w:rsidR="00F159A2" w:rsidRDefault="00000000">
      <w:pPr>
        <w:pStyle w:val="Bibliography"/>
      </w:pPr>
      <w:bookmarkStart w:id="50" w:name="ref-liu2024"/>
      <w:bookmarkEnd w:id="49"/>
      <w:r>
        <w:t xml:space="preserve">Liu, Nelson F., Kevin Lin, John Hewitt, Ashwin Paranjape, Michele Bevilacqua, Fabio Petroni, and Percy Liang. 2024. “Lost in the Middle: How Language Models Use Long Contexts.” </w:t>
      </w:r>
      <w:r>
        <w:rPr>
          <w:i/>
          <w:iCs/>
        </w:rPr>
        <w:t>Transactions of the Association for Computational Linguistics</w:t>
      </w:r>
      <w:r>
        <w:t xml:space="preserve"> 12: 157–73.</w:t>
      </w:r>
    </w:p>
    <w:p w14:paraId="5C3E7062" w14:textId="77777777" w:rsidR="00F159A2" w:rsidRDefault="00000000">
      <w:pPr>
        <w:pStyle w:val="Bibliography"/>
      </w:pPr>
      <w:bookmarkStart w:id="51" w:name="ref-lynch2025"/>
      <w:bookmarkEnd w:id="50"/>
      <w:r>
        <w:t xml:space="preserve">Lynch, Aengus, Benjamin Wright, Caleb Larson, Kevin K. Troy, Stuart J. Ritchie, Sören Mindermann, Ethan Perez, and Evan Hubinger. 2025. “Agentic Misalignment: How LLMs Could Be Insider Threats.” Anthropic Research. </w:t>
      </w:r>
      <w:hyperlink r:id="rId15">
        <w:r w:rsidR="00F159A2">
          <w:rPr>
            <w:rStyle w:val="Hyperlink"/>
          </w:rPr>
          <w:t>https://www.anthropic.com/research/agentic-misalignment</w:t>
        </w:r>
      </w:hyperlink>
      <w:r>
        <w:t>.</w:t>
      </w:r>
    </w:p>
    <w:p w14:paraId="626A4F8B" w14:textId="77777777" w:rsidR="00F159A2" w:rsidRDefault="00000000">
      <w:pPr>
        <w:pStyle w:val="Bibliography"/>
      </w:pPr>
      <w:bookmarkStart w:id="52" w:name="ref-mcdougall2025"/>
      <w:bookmarkEnd w:id="51"/>
      <w:r>
        <w:t xml:space="preserve">McDougall, Callum, Arthur Conmy, János Kramár, Tom Lieberum, Senthooran Rajamanoharan, and Neel Nanda. 2025. “Gemma Scope 2 – Technical Paper.” Google DeepMind. </w:t>
      </w:r>
      <w:hyperlink r:id="rId16">
        <w:r w:rsidR="00F159A2">
          <w:rPr>
            <w:rStyle w:val="Hyperlink"/>
          </w:rPr>
          <w:t>https://huggingface.co/google/gemma-scope-2</w:t>
        </w:r>
      </w:hyperlink>
      <w:r>
        <w:t>.</w:t>
      </w:r>
    </w:p>
    <w:p w14:paraId="237A6F93" w14:textId="77777777" w:rsidR="00F159A2" w:rsidRDefault="00000000">
      <w:pPr>
        <w:pStyle w:val="Bibliography"/>
      </w:pPr>
      <w:bookmarkStart w:id="53" w:name="ref-meng2022"/>
      <w:bookmarkEnd w:id="52"/>
      <w:r>
        <w:t xml:space="preserve">Meng, Kevin, David Bau, Alex Andonian, and Yonatan Belinkov. 2022. “Locating and Editing Factual Associations in GPT.” In </w:t>
      </w:r>
      <w:r>
        <w:rPr>
          <w:i/>
          <w:iCs/>
        </w:rPr>
        <w:t>Advances in Neural Information Processing Systems</w:t>
      </w:r>
      <w:r>
        <w:t>, 35:17359–72.</w:t>
      </w:r>
    </w:p>
    <w:p w14:paraId="2B171958" w14:textId="77777777" w:rsidR="00F159A2" w:rsidRDefault="00000000">
      <w:pPr>
        <w:pStyle w:val="Bibliography"/>
      </w:pPr>
      <w:bookmarkStart w:id="54" w:name="ref-scheurer2023"/>
      <w:bookmarkEnd w:id="53"/>
      <w:r>
        <w:t xml:space="preserve">Scheurer, Jérémy, Mikita Balesni, and Marius Hobbhahn. 2023. “Large Language Models Can Strategically Deceive Their Users When Put Under Pressure.” </w:t>
      </w:r>
      <w:hyperlink r:id="rId17">
        <w:r w:rsidR="00F159A2">
          <w:rPr>
            <w:rStyle w:val="Hyperlink"/>
          </w:rPr>
          <w:t>https://arxiv.org/abs/2311.07590</w:t>
        </w:r>
      </w:hyperlink>
      <w:r>
        <w:t>.</w:t>
      </w:r>
    </w:p>
    <w:p w14:paraId="30340EA0" w14:textId="77777777" w:rsidR="00F159A2" w:rsidRDefault="00000000">
      <w:pPr>
        <w:pStyle w:val="Bibliography"/>
      </w:pPr>
      <w:bookmarkStart w:id="55" w:name="ref-sclar2024"/>
      <w:bookmarkEnd w:id="54"/>
      <w:r>
        <w:t xml:space="preserve">Sclar, Melanie, Yejin Choi, Yulia Tsvetkov, and Alane Suhr. 2024. “Quantifying Language Models’ Sensitivity to Spurious Features in Prompt Design or: How I Learned to Start Worrying about Prompt Formatting.” In </w:t>
      </w:r>
      <w:r>
        <w:rPr>
          <w:i/>
          <w:iCs/>
        </w:rPr>
        <w:t>International Conference on Learning Representations (ICLR)</w:t>
      </w:r>
      <w:r>
        <w:t>.</w:t>
      </w:r>
    </w:p>
    <w:p w14:paraId="5821D8CE" w14:textId="77777777" w:rsidR="00F159A2" w:rsidRDefault="00000000">
      <w:pPr>
        <w:pStyle w:val="Bibliography"/>
      </w:pPr>
      <w:bookmarkStart w:id="56" w:name="ref-sofroniew2026"/>
      <w:bookmarkEnd w:id="55"/>
      <w:r>
        <w:t xml:space="preserve">Sofroniew, Nicholas, Isaac Kauvar, William Saunders, Runjin Chen, Tom Henighan, Sasha Hydrie, Craig Citro, et al. 2026. “Emotion Concepts and Their Function in a Large Language Model.” </w:t>
      </w:r>
      <w:hyperlink r:id="rId18">
        <w:r w:rsidR="00F159A2">
          <w:rPr>
            <w:rStyle w:val="Hyperlink"/>
          </w:rPr>
          <w:t>https://arxiv.org/abs/2604.07729</w:t>
        </w:r>
      </w:hyperlink>
      <w:r>
        <w:t>.</w:t>
      </w:r>
    </w:p>
    <w:p w14:paraId="25873805" w14:textId="77777777" w:rsidR="00F159A2" w:rsidRDefault="00000000">
      <w:pPr>
        <w:pStyle w:val="Bibliography"/>
      </w:pPr>
      <w:bookmarkStart w:id="57" w:name="ref-staw1976"/>
      <w:bookmarkEnd w:id="56"/>
      <w:r>
        <w:lastRenderedPageBreak/>
        <w:t xml:space="preserve">Staw, Barry M. 1976. “Knee-Deep in the Big Muddy: A Study of Escalating Commitment to a Chosen Course of Action.” </w:t>
      </w:r>
      <w:r>
        <w:rPr>
          <w:i/>
          <w:iCs/>
        </w:rPr>
        <w:t>Organizational Behavior and Human Performance</w:t>
      </w:r>
      <w:r>
        <w:t xml:space="preserve"> 16 (1): 27–44.</w:t>
      </w:r>
    </w:p>
    <w:p w14:paraId="4F7CE1D8" w14:textId="77777777" w:rsidR="00F159A2" w:rsidRDefault="00000000">
      <w:pPr>
        <w:pStyle w:val="Bibliography"/>
      </w:pPr>
      <w:bookmarkStart w:id="58" w:name="ref-thaler1990"/>
      <w:bookmarkEnd w:id="57"/>
      <w:r>
        <w:t xml:space="preserve">Thaler, Richard H., and Eric J. Johnson. 1990. “Gambling with the House Money and Trying to Break Even: The Effects of Prior Outcomes on Risky Choice.” </w:t>
      </w:r>
      <w:r>
        <w:rPr>
          <w:i/>
          <w:iCs/>
        </w:rPr>
        <w:t>Management Science</w:t>
      </w:r>
      <w:r>
        <w:t xml:space="preserve"> 36 (6): 643–60.</w:t>
      </w:r>
    </w:p>
    <w:p w14:paraId="04F106FF" w14:textId="77777777" w:rsidR="00F159A2" w:rsidRDefault="00000000">
      <w:pPr>
        <w:pStyle w:val="Bibliography"/>
      </w:pPr>
      <w:bookmarkStart w:id="59" w:name="ref-turner2023"/>
      <w:bookmarkEnd w:id="58"/>
      <w:r>
        <w:t xml:space="preserve">Turner, Alexander Matt, Lisa Thiergart, Gavin Leech, David Udell, Juan J. Vazquez, Ulisse Mini, and Monte MacDiarmid. 2023. “Steering Language Models with Activation Engineering.” </w:t>
      </w:r>
      <w:hyperlink r:id="rId19">
        <w:r w:rsidR="00F159A2">
          <w:rPr>
            <w:rStyle w:val="Hyperlink"/>
          </w:rPr>
          <w:t>https://arxiv.org/abs/2308.10248</w:t>
        </w:r>
      </w:hyperlink>
      <w:r>
        <w:t>.</w:t>
      </w:r>
    </w:p>
    <w:p w14:paraId="2DA60ADA" w14:textId="77777777" w:rsidR="00F159A2" w:rsidRDefault="00000000">
      <w:pPr>
        <w:pStyle w:val="Bibliography"/>
      </w:pPr>
      <w:bookmarkStart w:id="60" w:name="ref-tversky1981"/>
      <w:bookmarkEnd w:id="59"/>
      <w:r>
        <w:t xml:space="preserve">Tversky, Amos, and Daniel Kahneman. 1981. “The Framing of Decisions and the Psychology of Choice.” </w:t>
      </w:r>
      <w:r>
        <w:rPr>
          <w:i/>
          <w:iCs/>
        </w:rPr>
        <w:t>Science</w:t>
      </w:r>
      <w:r>
        <w:t xml:space="preserve"> 211 (4481): 453–58.</w:t>
      </w:r>
    </w:p>
    <w:p w14:paraId="55FB1919" w14:textId="77777777" w:rsidR="00F159A2" w:rsidRDefault="00000000">
      <w:pPr>
        <w:pStyle w:val="Bibliography"/>
      </w:pPr>
      <w:bookmarkStart w:id="61" w:name="ref-wang2023"/>
      <w:bookmarkEnd w:id="60"/>
      <w:r>
        <w:t xml:space="preserve">Wang, Kevin, Alexandre Variengien, Arthur Conmy, Buck Shlegeris, and Jacob Steinhardt. 2023. “Interpretability in the Wild: A Circuit for Indirect Object Identification in GPT-2 Small.” In </w:t>
      </w:r>
      <w:r>
        <w:rPr>
          <w:i/>
          <w:iCs/>
        </w:rPr>
        <w:t>International Conference on Learning Representations (ICLR)</w:t>
      </w:r>
      <w:r>
        <w:t>.</w:t>
      </w:r>
    </w:p>
    <w:p w14:paraId="1CFEAE00" w14:textId="77777777" w:rsidR="00F159A2" w:rsidRDefault="00000000">
      <w:pPr>
        <w:pStyle w:val="Bibliography"/>
      </w:pPr>
      <w:bookmarkStart w:id="62" w:name="ref-zou2023"/>
      <w:bookmarkEnd w:id="61"/>
      <w:r>
        <w:t xml:space="preserve">Zou, Andy, Long Phan, Sarah Chen, James Campbell, Phillip Guo, Richard Ren, Alexander Pan, et al. 2023. “Representation Engineering: A Top-down Approach to AI Transparency.” </w:t>
      </w:r>
      <w:hyperlink r:id="rId20">
        <w:r w:rsidR="00F159A2">
          <w:rPr>
            <w:rStyle w:val="Hyperlink"/>
          </w:rPr>
          <w:t>https://arxiv.org/abs/2310.01405</w:t>
        </w:r>
      </w:hyperlink>
      <w:r>
        <w:t>.</w:t>
      </w:r>
    </w:p>
    <w:p w14:paraId="7165E846" w14:textId="77777777" w:rsidR="00F159A2" w:rsidRDefault="00000000">
      <w:pPr>
        <w:pStyle w:val="Heading1"/>
      </w:pPr>
      <w:bookmarkStart w:id="63" w:name="appendix-a.-all-conditions"/>
      <w:bookmarkEnd w:id="33"/>
      <w:bookmarkEnd w:id="62"/>
      <w:r>
        <w:t>Appendix A. All Conditions</w:t>
      </w:r>
    </w:p>
    <w:p w14:paraId="6D8CC10F" w14:textId="77777777" w:rsidR="00F159A2" w:rsidRDefault="00000000">
      <w:pPr>
        <w:pStyle w:val="TableCaption"/>
      </w:pPr>
      <w:del w:id="90486" w:author="Claude" w:date="2026-10-22T07:00:00Z">
        <w:r>
          <w:rPr>
            <w:b/>
            <w:bCs/>
          </w:rPr>
          <w:delText xml:space="preserve">Table 15:</w:delText>
        </w:r>
      </w:del>
      <w:ins w:id="90487" w:author="Claude" w:date="2026-10-22T07:00:00Z">
        <w:r>
          <w:rPr>
            <w:b/>
            <w:bCs/>
          </w:rPr>
          <w:t xml:space="preserve">Table 20:</w:t>
        </w:r>
      </w:ins>
      <w:r>
        <w:t xml:space="preserve"> Every condition, with going along. Ten careers per version unless stated.</w:t>
      </w:r>
    </w:p>
    <w:tbl>
      <w:tblPr>
        <w:tblStyle w:val="Table"/>
        <w:tblW w:w="4995" w:type="pct"/>
        <w:tblLook w:val="0020" w:firstRow="1" w:lastRow="0" w:firstColumn="0" w:lastColumn="0" w:noHBand="0" w:noVBand="0"/>
      </w:tblPr>
      <w:tblGrid>
        <w:gridCol w:w="1693"/>
        <w:gridCol w:w="4405"/>
        <w:gridCol w:w="1975"/>
        <w:gridCol w:w="1278"/>
      </w:tblGrid>
      <w:tr w:rsidR="00F159A2" w14:paraId="62DC42E4" w14:textId="77777777" w:rsidTr="00F159A2">
        <w:trPr>
          <w:cnfStyle w:val="100000000000" w:firstRow="1" w:lastRow="0" w:firstColumn="0" w:lastColumn="0" w:oddVBand="0" w:evenVBand="0" w:oddHBand="0" w:evenHBand="0" w:firstRowFirstColumn="0" w:firstRowLastColumn="0" w:lastRowFirstColumn="0" w:lastRowLastColumn="0"/>
          <w:tblHeader/>
        </w:trPr>
        <w:tc>
          <w:tcPr>
            <w:tcW w:w="0" w:type="auto"/>
          </w:tcPr>
          <w:p w14:paraId="4BD75169" w14:textId="77777777" w:rsidR="00F159A2" w:rsidRDefault="00000000">
            <w:pPr>
              <w:pStyle w:val="Compact"/>
            </w:pPr>
            <w:r>
              <w:rPr>
                <w:b/>
                <w:bCs/>
              </w:rPr>
              <w:t>Experiment</w:t>
            </w:r>
          </w:p>
        </w:tc>
        <w:tc>
          <w:tcPr>
            <w:tcW w:w="0" w:type="auto"/>
          </w:tcPr>
          <w:p w14:paraId="1E5B17D1" w14:textId="77777777" w:rsidR="00F159A2" w:rsidRDefault="00000000">
            <w:pPr>
              <w:pStyle w:val="Compact"/>
            </w:pPr>
            <w:r>
              <w:rPr>
                <w:b/>
                <w:bCs/>
              </w:rPr>
              <w:t>Versions</w:t>
            </w:r>
          </w:p>
        </w:tc>
        <w:tc>
          <w:tcPr>
            <w:tcW w:w="0" w:type="auto"/>
          </w:tcPr>
          <w:p w14:paraId="27AD6B45" w14:textId="77777777" w:rsidR="00F159A2" w:rsidRDefault="00000000">
            <w:pPr>
              <w:pStyle w:val="Compact"/>
            </w:pPr>
            <w:r>
              <w:rPr>
                <w:b/>
                <w:bCs/>
              </w:rPr>
              <w:t>Went along</w:t>
            </w:r>
          </w:p>
        </w:tc>
        <w:tc>
          <w:tcPr>
            <w:tcW w:w="0" w:type="auto"/>
          </w:tcPr>
          <w:p w14:paraId="42F8EE56" w14:textId="77777777" w:rsidR="00F159A2" w:rsidRDefault="00000000">
            <w:pPr>
              <w:pStyle w:val="Compact"/>
            </w:pPr>
            <w:r>
              <w:rPr>
                <w:b/>
                <w:bCs/>
              </w:rPr>
              <w:t>Note</w:t>
            </w:r>
          </w:p>
        </w:tc>
      </w:tr>
      <w:tr w:rsidR="00F159A2" w14:paraId="524CB093" w14:textId="77777777">
        <w:tc>
          <w:tcPr>
            <w:tcW w:w="0" w:type="auto"/>
          </w:tcPr>
          <w:p w14:paraId="36FF0304" w14:textId="77777777" w:rsidR="00F159A2" w:rsidRDefault="00000000">
            <w:pPr>
              <w:pStyle w:val="Compact"/>
            </w:pPr>
            <w:r>
              <w:t>A (5 careers each)</w:t>
            </w:r>
          </w:p>
        </w:tc>
        <w:tc>
          <w:tcPr>
            <w:tcW w:w="0" w:type="auto"/>
          </w:tcPr>
          <w:p w14:paraId="7023704A" w14:textId="77777777" w:rsidR="00F159A2" w:rsidRDefault="00000000">
            <w:pPr>
              <w:pStyle w:val="Compact"/>
            </w:pPr>
            <w:r>
              <w:t>neutral / no ask / loss / gain / loss + you / gain + you</w:t>
            </w:r>
          </w:p>
        </w:tc>
        <w:tc>
          <w:tcPr>
            <w:tcW w:w="0" w:type="auto"/>
          </w:tcPr>
          <w:p w14:paraId="1A97BDCC" w14:textId="77777777" w:rsidR="00F159A2" w:rsidRDefault="00000000">
            <w:pPr>
              <w:pStyle w:val="Compact"/>
            </w:pPr>
            <w:r>
              <w:t>3 / 0 / 0 / 17 / 10 / 3%</w:t>
            </w:r>
          </w:p>
        </w:tc>
        <w:tc>
          <w:tcPr>
            <w:tcW w:w="0" w:type="auto"/>
          </w:tcPr>
          <w:p w14:paraId="4A58F8C6" w14:textId="77777777" w:rsidR="00F159A2" w:rsidRDefault="00F159A2">
            <w:pPr>
              <w:pStyle w:val="Compact"/>
            </w:pPr>
          </w:p>
        </w:tc>
      </w:tr>
      <w:tr w:rsidR="00F159A2" w14:paraId="0F5049E7" w14:textId="77777777">
        <w:tc>
          <w:tcPr>
            <w:tcW w:w="0" w:type="auto"/>
          </w:tcPr>
          <w:p w14:paraId="631EDFC7" w14:textId="77777777" w:rsidR="00F159A2" w:rsidRDefault="00000000">
            <w:pPr>
              <w:pStyle w:val="Compact"/>
            </w:pPr>
            <w:r>
              <w:t>B</w:t>
            </w:r>
          </w:p>
        </w:tc>
        <w:tc>
          <w:tcPr>
            <w:tcW w:w="0" w:type="auto"/>
          </w:tcPr>
          <w:p w14:paraId="327BB01B" w14:textId="77777777" w:rsidR="00F159A2" w:rsidRDefault="00000000">
            <w:pPr>
              <w:pStyle w:val="Compact"/>
            </w:pPr>
            <w:r>
              <w:t>neutral / loss / gain / loss + you / gain + you</w:t>
            </w:r>
          </w:p>
        </w:tc>
        <w:tc>
          <w:tcPr>
            <w:tcW w:w="0" w:type="auto"/>
          </w:tcPr>
          <w:p w14:paraId="4E1FDB57" w14:textId="77777777" w:rsidR="00F159A2" w:rsidRDefault="00000000">
            <w:pPr>
              <w:pStyle w:val="Compact"/>
            </w:pPr>
            <w:r>
              <w:t>5 / 25 / 10 / 33 / 18%</w:t>
            </w:r>
          </w:p>
        </w:tc>
        <w:tc>
          <w:tcPr>
            <w:tcW w:w="0" w:type="auto"/>
          </w:tcPr>
          <w:p w14:paraId="372E8926" w14:textId="77777777" w:rsidR="00F159A2" w:rsidRDefault="00000000">
            <w:pPr>
              <w:pStyle w:val="Compact"/>
            </w:pPr>
            <w:r>
              <w:t>preregistered</w:t>
            </w:r>
          </w:p>
        </w:tc>
      </w:tr>
      <w:tr w:rsidR="00F159A2" w14:paraId="47224441" w14:textId="77777777">
        <w:tc>
          <w:tcPr>
            <w:tcW w:w="0" w:type="auto"/>
          </w:tcPr>
          <w:p w14:paraId="162FE741" w14:textId="77777777" w:rsidR="00F159A2" w:rsidRDefault="00000000">
            <w:pPr>
              <w:pStyle w:val="Compact"/>
            </w:pPr>
            <w:r>
              <w:t>C</w:t>
            </w:r>
          </w:p>
        </w:tc>
        <w:tc>
          <w:tcPr>
            <w:tcW w:w="0" w:type="auto"/>
          </w:tcPr>
          <w:p w14:paraId="46C77544" w14:textId="77777777" w:rsidR="00F159A2" w:rsidRDefault="00000000">
            <w:pPr>
              <w:pStyle w:val="Compact"/>
            </w:pPr>
            <w:r>
              <w:t>clean / first line / up to 7 Jan / whole career</w:t>
            </w:r>
          </w:p>
        </w:tc>
        <w:tc>
          <w:tcPr>
            <w:tcW w:w="0" w:type="auto"/>
          </w:tcPr>
          <w:p w14:paraId="6CEA8492" w14:textId="77777777" w:rsidR="00F159A2" w:rsidRDefault="00000000">
            <w:pPr>
              <w:pStyle w:val="Compact"/>
            </w:pPr>
            <w:r>
              <w:t>12 / 10 / 17 / 12%</w:t>
            </w:r>
          </w:p>
        </w:tc>
        <w:tc>
          <w:tcPr>
            <w:tcW w:w="0" w:type="auto"/>
          </w:tcPr>
          <w:p w14:paraId="7BECD131" w14:textId="77777777" w:rsidR="00F159A2" w:rsidRDefault="00F159A2">
            <w:pPr>
              <w:pStyle w:val="Compact"/>
            </w:pPr>
          </w:p>
        </w:tc>
      </w:tr>
      <w:tr w:rsidR="00F159A2" w14:paraId="3D12CD3C" w14:textId="77777777">
        <w:tc>
          <w:tcPr>
            <w:tcW w:w="0" w:type="auto"/>
          </w:tcPr>
          <w:p w14:paraId="08A14A68" w14:textId="77777777" w:rsidR="00F159A2" w:rsidRDefault="00000000">
            <w:pPr>
              <w:pStyle w:val="Compact"/>
            </w:pPr>
            <w:r>
              <w:t>C redone</w:t>
            </w:r>
          </w:p>
        </w:tc>
        <w:tc>
          <w:tcPr>
            <w:tcW w:w="0" w:type="auto"/>
          </w:tcPr>
          <w:p w14:paraId="2EB034A0" w14:textId="77777777" w:rsidR="00F159A2" w:rsidRDefault="00000000">
            <w:pPr>
              <w:pStyle w:val="Compact"/>
            </w:pPr>
            <w:r>
              <w:t>clean / per session / whole career</w:t>
            </w:r>
          </w:p>
        </w:tc>
        <w:tc>
          <w:tcPr>
            <w:tcW w:w="0" w:type="auto"/>
          </w:tcPr>
          <w:p w14:paraId="38DFA47C" w14:textId="77777777" w:rsidR="00F159A2" w:rsidRDefault="00000000">
            <w:pPr>
              <w:pStyle w:val="Compact"/>
            </w:pPr>
            <w:r>
              <w:t>8 / 10 / 7%</w:t>
            </w:r>
          </w:p>
        </w:tc>
        <w:tc>
          <w:tcPr>
            <w:tcW w:w="0" w:type="auto"/>
          </w:tcPr>
          <w:p w14:paraId="76B5F206" w14:textId="77777777" w:rsidR="00F159A2" w:rsidRDefault="00000000">
            <w:pPr>
              <w:pStyle w:val="Compact"/>
            </w:pPr>
            <w:r>
              <w:t>exploratory</w:t>
            </w:r>
          </w:p>
        </w:tc>
      </w:tr>
      <w:tr w:rsidR="00F159A2" w14:paraId="634794F9" w14:textId="77777777">
        <w:tc>
          <w:tcPr>
            <w:tcW w:w="0" w:type="auto"/>
          </w:tcPr>
          <w:p w14:paraId="155856C8" w14:textId="77777777" w:rsidR="00F159A2" w:rsidRDefault="00000000">
            <w:pPr>
              <w:pStyle w:val="Compact"/>
            </w:pPr>
            <w:r>
              <w:t>D</w:t>
            </w:r>
          </w:p>
        </w:tc>
        <w:tc>
          <w:tcPr>
            <w:tcW w:w="0" w:type="auto"/>
          </w:tcPr>
          <w:p w14:paraId="79060447" w14:textId="77777777" w:rsidR="00F159A2" w:rsidRDefault="00000000">
            <w:pPr>
              <w:pStyle w:val="Compact"/>
            </w:pPr>
            <w:r>
              <w:t>loss / gain / loss + you / gain + you</w:t>
            </w:r>
          </w:p>
        </w:tc>
        <w:tc>
          <w:tcPr>
            <w:tcW w:w="0" w:type="auto"/>
          </w:tcPr>
          <w:p w14:paraId="76DF1EE3" w14:textId="77777777" w:rsidR="00F159A2" w:rsidRDefault="00000000">
            <w:pPr>
              <w:pStyle w:val="Compact"/>
            </w:pPr>
            <w:r>
              <w:t>20 / 10 / 22 / 12%</w:t>
            </w:r>
          </w:p>
        </w:tc>
        <w:tc>
          <w:tcPr>
            <w:tcW w:w="0" w:type="auto"/>
          </w:tcPr>
          <w:p w14:paraId="68B0D77C" w14:textId="77777777" w:rsidR="00F159A2" w:rsidRDefault="00F159A2">
            <w:pPr>
              <w:pStyle w:val="Compact"/>
            </w:pPr>
          </w:p>
        </w:tc>
      </w:tr>
      <w:tr w:rsidR="00F159A2" w14:paraId="0641FE50" w14:textId="77777777">
        <w:tc>
          <w:tcPr>
            <w:tcW w:w="0" w:type="auto"/>
          </w:tcPr>
          <w:p w14:paraId="4C2B07FF" w14:textId="77777777" w:rsidR="00F159A2" w:rsidRDefault="00000000">
            <w:pPr>
              <w:pStyle w:val="Compact"/>
            </w:pPr>
            <w:r>
              <w:t>E</w:t>
            </w:r>
          </w:p>
        </w:tc>
        <w:tc>
          <w:tcPr>
            <w:tcW w:w="0" w:type="auto"/>
          </w:tcPr>
          <w:p w14:paraId="29DE9EED" w14:textId="77777777" w:rsidR="00F159A2" w:rsidRDefault="00000000">
            <w:pPr>
              <w:pStyle w:val="Compact"/>
            </w:pPr>
            <w:r>
              <w:t>neutral / loss / gain / loss + you / gain + you</w:t>
            </w:r>
          </w:p>
        </w:tc>
        <w:tc>
          <w:tcPr>
            <w:tcW w:w="0" w:type="auto"/>
          </w:tcPr>
          <w:p w14:paraId="5C83A30B" w14:textId="77777777" w:rsidR="00F159A2" w:rsidRDefault="00000000">
            <w:pPr>
              <w:pStyle w:val="Compact"/>
            </w:pPr>
            <w:r>
              <w:t>8 / 20 / 17 / 33 / 20%</w:t>
            </w:r>
          </w:p>
        </w:tc>
        <w:tc>
          <w:tcPr>
            <w:tcW w:w="0" w:type="auto"/>
          </w:tcPr>
          <w:p w14:paraId="4112B8A2" w14:textId="77777777" w:rsidR="00F159A2" w:rsidRDefault="00F159A2">
            <w:pPr>
              <w:pStyle w:val="Compact"/>
            </w:pPr>
          </w:p>
        </w:tc>
      </w:tr>
      <w:tr w:rsidR="00F159A2" w14:paraId="4A54C6DA" w14:textId="77777777">
        <w:tc>
          <w:tcPr>
            <w:tcW w:w="0" w:type="auto"/>
          </w:tcPr>
          <w:p w14:paraId="2CC60646" w14:textId="77777777" w:rsidR="00F159A2" w:rsidRDefault="00000000">
            <w:pPr>
              <w:pStyle w:val="Compact"/>
            </w:pPr>
            <w:r>
              <w:t>F</w:t>
            </w:r>
          </w:p>
        </w:tc>
        <w:tc>
          <w:tcPr>
            <w:tcW w:w="0" w:type="auto"/>
          </w:tcPr>
          <w:p w14:paraId="43EB82A5" w14:textId="77777777" w:rsidR="00F159A2" w:rsidRDefault="00000000">
            <w:pPr>
              <w:pStyle w:val="Compact"/>
            </w:pPr>
            <w:r>
              <w:t>neutral / loss / gain / loss + you / gain + you</w:t>
            </w:r>
          </w:p>
        </w:tc>
        <w:tc>
          <w:tcPr>
            <w:tcW w:w="0" w:type="auto"/>
          </w:tcPr>
          <w:p w14:paraId="3CFFDE44" w14:textId="77777777" w:rsidR="00F159A2" w:rsidRDefault="00000000">
            <w:pPr>
              <w:pStyle w:val="Compact"/>
            </w:pPr>
            <w:r>
              <w:t>3 / 28 / 12 / 48 / 40%</w:t>
            </w:r>
          </w:p>
        </w:tc>
        <w:tc>
          <w:tcPr>
            <w:tcW w:w="0" w:type="auto"/>
          </w:tcPr>
          <w:p w14:paraId="3EFEA6E0" w14:textId="77777777" w:rsidR="00F159A2" w:rsidRDefault="00F159A2">
            <w:pPr>
              <w:pStyle w:val="Compact"/>
            </w:pPr>
          </w:p>
        </w:tc>
      </w:tr>
    </w:tbl>
    <w:p w14:paraId="315D6D1E" w14:textId="77777777" w:rsidR="00F159A2" w:rsidRDefault="00000000">
      <w:pPr>
        <w:pStyle w:val="Heading1"/>
      </w:pPr>
      <w:bookmarkStart w:id="64" w:name="app:changes"/>
      <w:bookmarkEnd w:id="63"/>
      <w:r>
        <w:t>Appendix B. Departures from the September Design Draft</w:t>
      </w:r>
    </w:p>
    <w:p w14:paraId="682FDC28" w14:textId="77777777" w:rsidR="00F159A2" w:rsidRDefault="00000000">
      <w:pPr>
        <w:pStyle w:val="FirstParagraph"/>
      </w:pPr>
      <w:r>
        <w:t>The design draft of September 29, 2026 planned the same questions on impossible coding tasks, with a “desperation score” read from the model’s activations at every step. Three things changed.</w:t>
      </w:r>
    </w:p>
    <w:p w14:paraId="0F1DD695" w14:textId="77777777" w:rsidR="00F159A2" w:rsidRDefault="00000000">
      <w:pPr>
        <w:numPr>
          <w:ilvl w:val="0"/>
          <w:numId w:val="5"/>
        </w:numPr>
      </w:pPr>
      <w:r>
        <w:rPr>
          <w:b/>
          <w:bCs/>
        </w:rPr>
        <w:t>The task.</w:t>
      </w:r>
      <w:r>
        <w:t xml:space="preserve"> The design moved to a trading desk in a market rebuilt from the silver-fixing case, because an earlier insider-trading prompt asked the model a yes-or-no question about an act it was told was illegal, and a safety-trained model refused every time; the silver case offers misconduct that is collaborative and gradual instead.</w:t>
      </w:r>
    </w:p>
    <w:p w14:paraId="06BDC2C3" w14:textId="77777777" w:rsidR="00F159A2" w:rsidRDefault="00000000">
      <w:pPr>
        <w:numPr>
          <w:ilvl w:val="0"/>
          <w:numId w:val="5"/>
        </w:numPr>
      </w:pPr>
      <w:r>
        <w:rPr>
          <w:b/>
          <w:bCs/>
        </w:rPr>
        <w:t>The framing.</w:t>
      </w:r>
      <w:r>
        <w:t xml:space="preserve"> The framing moved from a single opening line to the counterparty’s own messages, repeated across the career, with management’s priming and a second bank as separate experiments. The emotionality index and the temperature spike were set aside.</w:t>
      </w:r>
    </w:p>
    <w:p w14:paraId="38E561E5" w14:textId="77777777" w:rsidR="00F159A2" w:rsidRDefault="00000000">
      <w:pPr>
        <w:numPr>
          <w:ilvl w:val="0"/>
          <w:numId w:val="5"/>
        </w:numPr>
      </w:pPr>
      <w:r>
        <w:rPr>
          <w:b/>
          <w:bCs/>
        </w:rPr>
        <w:t>The internal measure.</w:t>
      </w:r>
      <w:r>
        <w:t xml:space="preserve"> The desperation score, built from emotion-labeled text with an 80% validation gate, was replaced by the framing’s own direction and by sparse-autoencoder features, because the claims concern the framing rather than a general emotion.</w:t>
      </w:r>
    </w:p>
    <w:p w14:paraId="52E96ABA" w14:textId="77777777" w:rsidR="00F159A2" w:rsidRDefault="00000000">
      <w:pPr>
        <w:pStyle w:val="Heading1"/>
      </w:pPr>
      <w:bookmarkStart w:id="65" w:name="app:prereg"/>
      <w:bookmarkEnd w:id="64"/>
      <w:r>
        <w:lastRenderedPageBreak/>
        <w:t>Appendix C. Preregistration Record</w:t>
      </w:r>
    </w:p>
    <w:p w14:paraId="5FB047EC" w14:textId="77777777" w:rsidR="00F159A2" w:rsidRDefault="00000000">
      <w:pPr>
        <w:numPr>
          <w:ilvl w:val="0"/>
          <w:numId w:val="6"/>
        </w:numPr>
      </w:pPr>
      <w:r>
        <w:rPr>
          <w:b/>
          <w:bCs/>
        </w:rPr>
        <w:t>B</w:t>
      </w:r>
      <w:r>
        <w:t xml:space="preserve"> ran as registered: 10 careers per version, the frozen framing file checked before every career, the three hypotheses tested as written.</w:t>
      </w:r>
    </w:p>
    <w:p w14:paraId="08C40739" w14:textId="77777777" w:rsidR="00F159A2" w:rsidRDefault="00000000">
      <w:pPr>
        <w:numPr>
          <w:ilvl w:val="0"/>
          <w:numId w:val="6"/>
        </w:numPr>
      </w:pPr>
      <w:r>
        <w:rPr>
          <w:b/>
          <w:bCs/>
        </w:rPr>
        <w:t>E</w:t>
      </w:r>
      <w:r>
        <w:t xml:space="preserve"> as first registered (all pushes at once with the takeover) was stopped after about 9 of 20 careers and replaced, before any of its results were analyzed, by the second-bank design; its careers are kept and not tested.</w:t>
      </w:r>
    </w:p>
    <w:p w14:paraId="6355CB0E" w14:textId="77777777" w:rsidR="00F159A2" w:rsidRDefault="00000000">
      <w:pPr>
        <w:numPr>
          <w:ilvl w:val="0"/>
          <w:numId w:val="6"/>
        </w:numPr>
      </w:pPr>
      <w:r>
        <w:rPr>
          <w:b/>
          <w:bCs/>
        </w:rPr>
        <w:t>E and F gain versions</w:t>
      </w:r>
      <w:r>
        <w:t xml:space="preserve"> were part of the frozen design but were left out of the first launch to save compute and run a day later, after the first three versions’ results had been seen. They are analyzed as planned versions, and the timing is disclosed.</w:t>
      </w:r>
    </w:p>
    <w:p w14:paraId="6D5BBE83" w14:textId="77777777" w:rsidR="00F159A2" w:rsidRDefault="00000000">
      <w:pPr>
        <w:numPr>
          <w:ilvl w:val="0"/>
          <w:numId w:val="6"/>
        </w:numPr>
      </w:pPr>
      <w:r>
        <w:rPr>
          <w:b/>
          <w:bCs/>
        </w:rPr>
        <w:t>C redone</w:t>
      </w:r>
      <w:r>
        <w:t xml:space="preserve"> was specified after C’s results and is exploratory.</w:t>
      </w:r>
    </w:p>
    <w:p w14:paraId="73A88D0A" w14:textId="77777777" w:rsidR="00F159A2" w:rsidRDefault="00000000">
      <w:pPr>
        <w:numPr>
          <w:ilvl w:val="0"/>
          <w:numId w:val="6"/>
        </w:numPr>
      </w:pPr>
      <w:r>
        <w:rPr>
          <w:b/>
          <w:bCs/>
        </w:rPr>
        <w:t>Twin pairing.</w:t>
      </w:r>
      <w:r>
        <w:t xml:space="preserve"> E and F careers took their twins’ seeds so that they would share a history until Bank C’s first line; on the saved transcripts every pair differs from the first reply, so the pairing is not used.</w:t>
      </w:r>
      <w:bookmarkEnd w:id="65"/>
    </w:p>
    <w:sectPr w:rsidR="00F159A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51053D6" w14:textId="77777777" w:rsidR="00F71B34" w:rsidRDefault="00F71B34">
      <w:pPr>
        <w:spacing w:after="0"/>
      </w:pPr>
      <w:r>
        <w:separator/>
      </w:r>
    </w:p>
  </w:endnote>
  <w:endnote w:type="continuationSeparator" w:id="0">
    <w:p w14:paraId="7DC71DC0" w14:textId="77777777" w:rsidR="00F71B34" w:rsidRDefault="00F71B3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27C368" w14:textId="77777777" w:rsidR="00F71B34" w:rsidRDefault="00F71B34">
      <w:r>
        <w:separator/>
      </w:r>
    </w:p>
  </w:footnote>
  <w:footnote w:type="continuationSeparator" w:id="0">
    <w:p w14:paraId="606D5299" w14:textId="77777777" w:rsidR="00F71B34" w:rsidRDefault="00F71B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79DEACB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5D60EC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B3CAC0F4"/>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3" w15:restartNumberingAfterBreak="0">
    <w:nsid w:val="02F40717"/>
    <w:multiLevelType w:val="hybridMultilevel"/>
    <w:tmpl w:val="1F7E99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8D4876"/>
    <w:multiLevelType w:val="hybridMultilevel"/>
    <w:tmpl w:val="952A0170"/>
    <w:lvl w:ilvl="0" w:tplc="7CE27178">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06865099">
    <w:abstractNumId w:val="0"/>
  </w:num>
  <w:num w:numId="2" w16cid:durableId="11439621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849470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23558252">
    <w:abstractNumId w:val="1"/>
  </w:num>
  <w:num w:numId="5" w16cid:durableId="16280147">
    <w:abstractNumId w:val="1"/>
  </w:num>
  <w:num w:numId="6" w16cid:durableId="814951159">
    <w:abstractNumId w:val="1"/>
  </w:num>
  <w:num w:numId="7" w16cid:durableId="1264218830">
    <w:abstractNumId w:val="3"/>
  </w:num>
  <w:num w:numId="8" w16cid:durableId="679354377">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9A2"/>
    <w:rsid w:val="00017BC4"/>
    <w:rsid w:val="0005103B"/>
    <w:rsid w:val="00187C1B"/>
    <w:rsid w:val="001A6515"/>
    <w:rsid w:val="001A7A0E"/>
    <w:rsid w:val="001B3AA6"/>
    <w:rsid w:val="002013DA"/>
    <w:rsid w:val="00252AAA"/>
    <w:rsid w:val="003A42C5"/>
    <w:rsid w:val="004121FF"/>
    <w:rsid w:val="00430735"/>
    <w:rsid w:val="00475A0C"/>
    <w:rsid w:val="00485875"/>
    <w:rsid w:val="00557896"/>
    <w:rsid w:val="005905FC"/>
    <w:rsid w:val="00621846"/>
    <w:rsid w:val="00647A45"/>
    <w:rsid w:val="00661005"/>
    <w:rsid w:val="006C6F26"/>
    <w:rsid w:val="00881980"/>
    <w:rsid w:val="008E3DF6"/>
    <w:rsid w:val="00914246"/>
    <w:rsid w:val="00952CA4"/>
    <w:rsid w:val="00983740"/>
    <w:rsid w:val="009A5369"/>
    <w:rsid w:val="009F771E"/>
    <w:rsid w:val="00A000FD"/>
    <w:rsid w:val="00A13F12"/>
    <w:rsid w:val="00A54AD1"/>
    <w:rsid w:val="00A97D11"/>
    <w:rsid w:val="00B05306"/>
    <w:rsid w:val="00B61188"/>
    <w:rsid w:val="00BC50ED"/>
    <w:rsid w:val="00C308C3"/>
    <w:rsid w:val="00C338BA"/>
    <w:rsid w:val="00DA7068"/>
    <w:rsid w:val="00E21A37"/>
    <w:rsid w:val="00E21A66"/>
    <w:rsid w:val="00E30471"/>
    <w:rsid w:val="00E8464A"/>
    <w:rsid w:val="00EA5DF2"/>
    <w:rsid w:val="00ED53D0"/>
    <w:rsid w:val="00F159A2"/>
    <w:rsid w:val="00F57F04"/>
    <w:rsid w:val="00F71B34"/>
    <w:rsid w:val="00F824D4"/>
    <w:rsid w:val="00FA1E5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A4E9C"/>
  <w15:docId w15:val="{4B94801E-C7C8-AE47-9A1F-9D1DF0620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b/>
      <w:bCs/>
      <w:sz w:val="28"/>
      <w:szCs w:val="28"/>
    </w:rPr>
  </w:style>
  <w:style w:type="paragraph" w:styleId="Heading2">
    <w:name w:val="heading 2"/>
    <w:basedOn w:val="Normal"/>
    <w:next w:val="BodyText"/>
    <w:uiPriority w:val="9"/>
    <w:unhideWhenUsed/>
    <w:qFormat/>
    <w:pPr>
      <w:keepNext/>
      <w:keepLines/>
      <w:spacing w:before="200" w:after="0"/>
      <w:outlineLvl w:val="1"/>
    </w:pPr>
    <w:rPr>
      <w:b/>
      <w:bCs/>
      <w:sz w:val="24"/>
      <w:szCs w:val="24"/>
    </w:rPr>
  </w:style>
  <w:style w:type="paragraph" w:styleId="Heading3">
    <w:name w:val="heading 3"/>
    <w:basedOn w:val="Normal"/>
    <w:next w:val="BodyText"/>
    <w:uiPriority w:val="9"/>
    <w:unhideWhenUsed/>
    <w:qFormat/>
    <w:pPr>
      <w:keepNext/>
      <w:keepLines/>
      <w:spacing w:before="200" w:after="0"/>
      <w:outlineLvl w:val="2"/>
    </w:pPr>
    <w:rPr>
      <w:b/>
      <w:bCs/>
      <w:sz w:val="24"/>
      <w:szCs w:val="24"/>
    </w:rPr>
  </w:style>
  <w:style w:type="paragraph" w:styleId="Heading4">
    <w:name w:val="heading 4"/>
    <w:basedOn w:val="Normal"/>
    <w:next w:val="BodyText"/>
    <w:uiPriority w:val="9"/>
    <w:unhideWhenUsed/>
    <w:qFormat/>
    <w:pPr>
      <w:keepNext/>
      <w:keepLines/>
      <w:spacing w:before="200" w:after="0"/>
      <w:outlineLvl w:val="3"/>
    </w:pPr>
    <w:rPr>
      <w:bCs/>
      <w:i/>
      <w:sz w:val="24"/>
      <w:szCs w:val="24"/>
    </w:rPr>
  </w:style>
  <w:style w:type="paragraph" w:styleId="Heading5">
    <w:name w:val="heading 5"/>
    <w:basedOn w:val="Normal"/>
    <w:next w:val="BodyText"/>
    <w:uiPriority w:val="9"/>
    <w:unhideWhenUsed/>
    <w:qFormat/>
    <w:pPr>
      <w:keepNext/>
      <w:keepLines/>
      <w:spacing w:before="200" w:after="0"/>
      <w:outlineLvl w:val="4"/>
    </w:pPr>
    <w:rPr>
      <w:iCs/>
      <w:sz w:val="24"/>
      <w:szCs w:val="24"/>
    </w:rPr>
  </w:style>
  <w:style w:type="paragraph" w:styleId="Heading6">
    <w:name w:val="heading 6"/>
    <w:basedOn w:val="Normal"/>
    <w:next w:val="BodyText"/>
    <w:uiPriority w:val="9"/>
    <w:unhideWhenUsed/>
    <w:qFormat/>
    <w:pPr>
      <w:keepNext/>
      <w:keepLines/>
      <w:spacing w:before="200" w:after="0"/>
      <w:outlineLvl w:val="5"/>
    </w:pPr>
    <w:rPr>
      <w:sz w:val="24"/>
      <w:szCs w:val="24"/>
    </w:rPr>
  </w:style>
  <w:style w:type="paragraph" w:styleId="Heading7">
    <w:name w:val="heading 7"/>
    <w:basedOn w:val="Normal"/>
    <w:next w:val="BodyText"/>
    <w:uiPriority w:val="9"/>
    <w:unhideWhenUsed/>
    <w:qFormat/>
    <w:pPr>
      <w:keepNext/>
      <w:keepLines/>
      <w:spacing w:before="200" w:after="0"/>
      <w:outlineLvl w:val="6"/>
    </w:pPr>
    <w:rPr>
      <w:sz w:val="24"/>
      <w:szCs w:val="24"/>
    </w:rPr>
  </w:style>
  <w:style w:type="paragraph" w:styleId="Heading8">
    <w:name w:val="heading 8"/>
    <w:basedOn w:val="Normal"/>
    <w:next w:val="BodyText"/>
    <w:uiPriority w:val="9"/>
    <w:unhideWhenUsed/>
    <w:qFormat/>
    <w:pPr>
      <w:keepNext/>
      <w:keepLines/>
      <w:spacing w:before="200" w:after="0"/>
      <w:outlineLvl w:val="7"/>
    </w:pPr>
    <w:rPr>
      <w:sz w:val="24"/>
      <w:szCs w:val="24"/>
    </w:rPr>
  </w:style>
  <w:style w:type="paragraph" w:styleId="Heading9">
    <w:name w:val="heading 9"/>
    <w:basedOn w:val="Normal"/>
    <w:next w:val="BodyText"/>
    <w:uiPriority w:val="9"/>
    <w:unhideWhenUsed/>
    <w:qFormat/>
    <w:pPr>
      <w:keepNext/>
      <w:keepLines/>
      <w:spacing w:before="200" w:after="0"/>
      <w:outlineLvl w:val="8"/>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4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rPr>
      <w:sz w:val="18"/>
      <w:szCs w:val="18"/>
    </w:rPr>
  </w:style>
  <w:style w:type="paragraph" w:styleId="Title">
    <w:name w:val="Title"/>
    <w:basedOn w:val="Normal"/>
    <w:next w:val="BodyText"/>
    <w:qFormat/>
    <w:pPr>
      <w:keepNext/>
      <w:keepLines/>
      <w:spacing w:before="480" w:after="240"/>
      <w:jc w:val="center"/>
    </w:pPr>
    <w:rPr>
      <w:b/>
      <w:bCs/>
      <w:sz w:val="32"/>
      <w:szCs w:val="32"/>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sz w:val="20"/>
      <w:szCs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Equation">
    <w:name w:val="Equation"/>
    <w:basedOn w:val="BodyText"/>
    <w:pPr>
      <w:spacing w:before="120" w:after="120"/>
      <w:jc w:val="center"/>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5905FC"/>
    <w:pPr>
      <w:tabs>
        <w:tab w:val="center" w:pos="4680"/>
        <w:tab w:val="right" w:pos="9360"/>
      </w:tabs>
      <w:spacing w:after="0"/>
    </w:pPr>
  </w:style>
  <w:style w:type="character" w:customStyle="1" w:styleId="HeaderChar">
    <w:name w:val="Header Char"/>
    <w:basedOn w:val="DefaultParagraphFont"/>
    <w:link w:val="Header"/>
    <w:rsid w:val="005905FC"/>
  </w:style>
  <w:style w:type="paragraph" w:styleId="Footer">
    <w:name w:val="footer"/>
    <w:basedOn w:val="Normal"/>
    <w:link w:val="FooterChar"/>
    <w:rsid w:val="005905FC"/>
    <w:pPr>
      <w:tabs>
        <w:tab w:val="center" w:pos="4680"/>
        <w:tab w:val="right" w:pos="9360"/>
      </w:tabs>
      <w:spacing w:after="0"/>
    </w:pPr>
  </w:style>
  <w:style w:type="character" w:customStyle="1" w:styleId="FooterChar">
    <w:name w:val="Footer Char"/>
    <w:basedOn w:val="DefaultParagraphFont"/>
    <w:link w:val="Footer"/>
    <w:rsid w:val="005905FC"/>
  </w:style>
  <w:style w:type="character" w:styleId="Strong">
    <w:name w:val="Strong"/>
    <w:basedOn w:val="DefaultParagraphFont"/>
    <w:uiPriority w:val="22"/>
    <w:qFormat/>
    <w:rsid w:val="00F824D4"/>
    <w:rPr>
      <w:b/>
      <w:bCs/>
    </w:rPr>
  </w:style>
  <w:style w:type="paragraph" w:styleId="NormalWeb">
    <w:name w:val="Normal (Web)"/>
    <w:basedOn w:val="Normal"/>
    <w:uiPriority w:val="99"/>
    <w:unhideWhenUsed/>
    <w:rsid w:val="00E21A66"/>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rxiv.org/abs/2307.13702" TargetMode="External"/><Relationship Id="rId18" Type="http://schemas.openxmlformats.org/officeDocument/2006/relationships/hyperlink" Target="https://arxiv.org/abs/2604.07729"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arxiv.org/abs/2503.19786" TargetMode="External"/><Relationship Id="rId17" Type="http://schemas.openxmlformats.org/officeDocument/2006/relationships/hyperlink" Target="https://arxiv.org/abs/2311.07590" TargetMode="External"/><Relationship Id="rId2" Type="http://schemas.openxmlformats.org/officeDocument/2006/relationships/styles" Target="styles.xml"/><Relationship Id="rId16" Type="http://schemas.openxmlformats.org/officeDocument/2006/relationships/hyperlink" Target="https://huggingface.co/google/gemma-scope-2" TargetMode="External"/><Relationship Id="rId20" Type="http://schemas.openxmlformats.org/officeDocument/2006/relationships/hyperlink" Target="https://arxiv.org/abs/2310.0140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2404.00806" TargetMode="External"/><Relationship Id="rId5" Type="http://schemas.openxmlformats.org/officeDocument/2006/relationships/footnotes" Target="footnotes.xml"/><Relationship Id="rId15" Type="http://schemas.openxmlformats.org/officeDocument/2006/relationships/hyperlink" Target="https://www.anthropic.com/research/agentic-misalignment" TargetMode="External"/><Relationship Id="rId10" Type="http://schemas.openxmlformats.org/officeDocument/2006/relationships/hyperlink" Target="https://arxiv.org/abs/2503.11926" TargetMode="External"/><Relationship Id="rId19" Type="http://schemas.openxmlformats.org/officeDocument/2006/relationships/hyperlink" Target="https://arxiv.org/abs/2308.10248" TargetMode="External"/><Relationship Id="rId4" Type="http://schemas.openxmlformats.org/officeDocument/2006/relationships/webSettings" Target="webSettings.xml"/><Relationship Id="rId9" Type="http://schemas.openxmlformats.org/officeDocument/2006/relationships/hyperlink" Target="https://arxiv.org/abs/1610.01644" TargetMode="External"/><Relationship Id="rId14" Type="http://schemas.openxmlformats.org/officeDocument/2006/relationships/hyperlink" Target="https://arxiv.org/abs/2307.11760" TargetMode="External"/><Relationship Id="rId22" Type="http://schemas.openxmlformats.org/officeDocument/2006/relationships/theme" Target="theme/theme1.xml"/><Relationship Id="rIdFig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209</TotalTime>
  <Pages>23</Pages>
  <Words>11228</Words>
  <Characters>64006</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The Push Down the Mountain: The Influence of Loss, Gain, Blame, and Credit in Long-Horizon Coordinated AI Misconduct</vt:lpstr>
    </vt:vector>
  </TitlesOfParts>
  <Company/>
  <LinksUpToDate>false</LinksUpToDate>
  <CharactersWithSpaces>75084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Push Down the Mountain: The Influence of Loss, Gain, Blame, and Credit in Long-Horizon Coordinated AI Misconduct</dc:title>
  <dc:creator>Harrison C. Margolin</dc:creator>
  <cp:keywords/>
  <cp:lastModifiedBy>admin trine-app.com</cp:lastModifiedBy>
  <cp:revision>16</cp:revision>
  <dcterms:created xsi:type="dcterms:W3CDTF">2026-10-20T20:59:00Z</dcterms:created>
  <dcterms:modified xsi:type="dcterms:W3CDTF">2026-10-22T04:34:00Z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Language model agents increasingly act over long horizons, completing tasks by communicating with other parties (AI or human), and reviewing their own continuous reasoning. Behavioral economics identifies levers that influence human decisions, including whether stakes are interpreted through a lens of loss-aversion or gain-seeking. Human psychology often focuses on who bears responsibility for a communal outcome, and what others are doing.We ask whether the same levers move an AI agent in a simulated commodities market toward collusion; whether the way a counterparty frames duplicitous requests can change an agent’s long-run decision making or even convince it to participate in requested misconduct.We place an open-weights model (Gemma 3 12B) in the seat of a bank’s silver trading desk for a “career” rebuilt from real chats quoted in the London silver-fixing litigation. Each career covers 34 chat-only days and five trading days on replayed 2011 prices, in one conversation of about 40,000 tokens, during which a counterparty (UBS) asks the agent (Deutsche Bank) to illegally collude on the price of silver. Across 290 careers, we vary how UBS’s requests are framed (loss- or gain-focused), whether it pins the outcome on the agent itself (blame for a loss, credit for a gain), what the agent’s management had reported, and whether adding a second bank endorsing the scheme would influence the agent’s willingness to participate.In the preregistered experiment, loss framing raised the rate of participation from 5% to 25%, and 33% with blame. Loss exceeded gain by 15 points (Holm p = 0.023; odds ratio 6.9 in a request-level model). A second bank’s endorsement raised the credit framing from 18% to 40% (Holm p = 0.027). Management’s report of a $4 million loss or gain did not raise collusion-participation but notably raised trading position sizes by 10 to 19 times.Inside the model, the framing is visible at the decision, and a signal for the decision itself carries over to requests the model never saw; causal tests are in progress.</vt:lpwstr>
  </property>
  <property fmtid="{D5CDD505-2E9C-101B-9397-08002B2CF9AE}" pid="3" name="bibliography">
    <vt:lpwstr>/home/user/HuggingFaceML1/designs/rd2/paper/references.bib</vt:lpwstr>
  </property>
  <property fmtid="{D5CDD505-2E9C-101B-9397-08002B2CF9AE}" pid="4" name="date">
    <vt:lpwstr>Working draft, October 20, 2026. Behavioral results final; interpretability results in progress</vt:lpwstr>
  </property>
</Properties>
</file>